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DCB46" w14:textId="77777777" w:rsidR="00E97402" w:rsidRDefault="00E97402">
      <w:pPr>
        <w:pStyle w:val="Text"/>
        <w:ind w:firstLine="0"/>
        <w:rPr>
          <w:sz w:val="18"/>
          <w:szCs w:val="18"/>
        </w:rPr>
      </w:pPr>
    </w:p>
    <w:p w14:paraId="7F6BF320" w14:textId="77777777" w:rsidR="0096434C" w:rsidRDefault="00D43CCD" w:rsidP="00F21786">
      <w:pPr>
        <w:pStyle w:val="Puesto"/>
        <w:framePr w:wrap="notBeside"/>
      </w:pPr>
      <w:r>
        <w:t>Proyecto 1</w:t>
      </w:r>
    </w:p>
    <w:p w14:paraId="6B5B0364" w14:textId="77777777" w:rsidR="00E97402" w:rsidRDefault="00D43CCD" w:rsidP="00F21786">
      <w:pPr>
        <w:pStyle w:val="Puesto"/>
        <w:framePr w:wrap="notBeside"/>
      </w:pPr>
      <w:r>
        <w:t>Microcontrolador con CPU AVR</w:t>
      </w:r>
    </w:p>
    <w:p w14:paraId="1D9DFB68" w14:textId="77777777" w:rsidR="00E97402" w:rsidRPr="00E066F7" w:rsidRDefault="00E066F7">
      <w:pPr>
        <w:pStyle w:val="Authors"/>
        <w:framePr w:wrap="notBeside"/>
        <w:rPr>
          <w:lang w:val="es-CO"/>
        </w:rPr>
      </w:pPr>
      <w:r w:rsidRPr="00E066F7">
        <w:rPr>
          <w:lang w:val="es-CO"/>
        </w:rPr>
        <w:t xml:space="preserve">Bohórquez P. </w:t>
      </w:r>
      <w:proofErr w:type="spellStart"/>
      <w:r w:rsidRPr="00E066F7">
        <w:rPr>
          <w:lang w:val="es-CO"/>
        </w:rPr>
        <w:t>Duvier</w:t>
      </w:r>
      <w:proofErr w:type="spellEnd"/>
      <w:r w:rsidRPr="00E066F7">
        <w:rPr>
          <w:lang w:val="es-CO"/>
        </w:rPr>
        <w:t xml:space="preserve">, Vargas F. </w:t>
      </w:r>
      <w:proofErr w:type="spellStart"/>
      <w:r>
        <w:rPr>
          <w:lang w:val="es-CO"/>
        </w:rPr>
        <w:t>Darmael</w:t>
      </w:r>
      <w:proofErr w:type="spellEnd"/>
      <w:r>
        <w:rPr>
          <w:lang w:val="es-CO"/>
        </w:rPr>
        <w:t xml:space="preserve">, </w:t>
      </w:r>
      <w:r w:rsidR="003C467A">
        <w:rPr>
          <w:lang w:val="es-CO"/>
        </w:rPr>
        <w:t>Loaiza C. Braulio</w:t>
      </w:r>
    </w:p>
    <w:p w14:paraId="50C283CC" w14:textId="77777777" w:rsidR="0096434C" w:rsidRPr="003C615F" w:rsidRDefault="00FD03D9" w:rsidP="0096434C">
      <w:pPr>
        <w:jc w:val="both"/>
        <w:rPr>
          <w:b/>
        </w:rPr>
      </w:pPr>
      <w:r>
        <w:rPr>
          <w:b/>
          <w:i/>
          <w:iCs/>
        </w:rPr>
        <w:t>Resumen</w:t>
      </w:r>
      <w:r w:rsidR="00E97402" w:rsidRPr="00FD03D9">
        <w:rPr>
          <w:b/>
        </w:rPr>
        <w:t>—</w:t>
      </w:r>
      <w:r w:rsidR="00FF168A" w:rsidRPr="00FF168A">
        <w:rPr>
          <w:b/>
          <w:lang w:val="es-AR"/>
        </w:rPr>
        <w:t xml:space="preserve"> </w:t>
      </w:r>
      <w:r w:rsidR="00FB714C">
        <w:rPr>
          <w:b/>
        </w:rPr>
        <w:t xml:space="preserve">El presente documento contiene todas las especificaciones, descripciones e indicaciones pertinentes sobre el funcionamiento de cada componente implementado en los módulos, que hacen parte del microcontrolador propuesto para su respectiva instauración y simulación, por medio del software </w:t>
      </w:r>
      <w:proofErr w:type="spellStart"/>
      <w:r w:rsidR="00FB714C">
        <w:rPr>
          <w:b/>
        </w:rPr>
        <w:t>proteus</w:t>
      </w:r>
      <w:proofErr w:type="spellEnd"/>
      <w:r w:rsidR="00FB714C">
        <w:rPr>
          <w:b/>
        </w:rPr>
        <w:t>, mostrando los aspectos más relevantes encontrados en este proceso, que fueron útiles para la emisión de las conclusiones más apropiadas con respecto a este proyecto.</w:t>
      </w:r>
    </w:p>
    <w:p w14:paraId="5146F9BB" w14:textId="77777777" w:rsidR="00E97402" w:rsidRDefault="00E97402" w:rsidP="0096434C">
      <w:pPr>
        <w:jc w:val="both"/>
      </w:pPr>
    </w:p>
    <w:p w14:paraId="2AE765DC" w14:textId="77777777" w:rsidR="00997E06" w:rsidRPr="00997E06" w:rsidRDefault="00C507B3" w:rsidP="00667797">
      <w:pPr>
        <w:jc w:val="both"/>
        <w:rPr>
          <w:b/>
        </w:rPr>
      </w:pPr>
      <w:bookmarkStart w:id="0" w:name="PointTmp"/>
      <w:r w:rsidRPr="00DE1271">
        <w:rPr>
          <w:b/>
          <w:i/>
          <w:iCs/>
        </w:rPr>
        <w:t>Índice de términos</w:t>
      </w:r>
      <w:r w:rsidR="00E97402" w:rsidRPr="00DD2C34">
        <w:t>—</w:t>
      </w:r>
      <w:r w:rsidR="00DE1271" w:rsidRPr="00DE1271">
        <w:rPr>
          <w:b/>
          <w:lang w:val="es-AR"/>
        </w:rPr>
        <w:t xml:space="preserve"> </w:t>
      </w:r>
      <w:proofErr w:type="spellStart"/>
      <w:r w:rsidR="00AF28FC">
        <w:rPr>
          <w:b/>
        </w:rPr>
        <w:t>Timer</w:t>
      </w:r>
      <w:proofErr w:type="spellEnd"/>
      <w:r w:rsidR="00AF28FC">
        <w:rPr>
          <w:b/>
        </w:rPr>
        <w:t>, Puerto In/</w:t>
      </w:r>
      <w:proofErr w:type="spellStart"/>
      <w:r w:rsidR="00AF28FC">
        <w:rPr>
          <w:b/>
        </w:rPr>
        <w:t>out</w:t>
      </w:r>
      <w:proofErr w:type="spellEnd"/>
      <w:r w:rsidR="00AF28FC">
        <w:rPr>
          <w:b/>
        </w:rPr>
        <w:t>, Puertos, Señal PWM, Microprocesador, Memoria RAM, CPU AVR.</w:t>
      </w:r>
    </w:p>
    <w:bookmarkEnd w:id="0"/>
    <w:p w14:paraId="0A3B641E" w14:textId="77777777" w:rsidR="00E97402" w:rsidRPr="00DD2C34" w:rsidRDefault="004B60A2">
      <w:pPr>
        <w:pStyle w:val="Ttulo1"/>
        <w:rPr>
          <w:sz w:val="22"/>
          <w:szCs w:val="22"/>
        </w:rPr>
      </w:pPr>
      <w:r w:rsidRPr="00DD2C34">
        <w:rPr>
          <w:sz w:val="22"/>
          <w:szCs w:val="22"/>
        </w:rPr>
        <w:t>Introducción</w:t>
      </w:r>
    </w:p>
    <w:p w14:paraId="237C9968" w14:textId="77777777" w:rsidR="008E41BB" w:rsidRPr="00F41CB8" w:rsidRDefault="008E41BB" w:rsidP="008E41BB">
      <w:pPr>
        <w:pStyle w:val="Text"/>
        <w:keepNext/>
        <w:framePr w:dropCap="drop" w:lines="2" w:wrap="auto" w:vAnchor="text" w:hAnchor="text"/>
        <w:spacing w:line="480" w:lineRule="exact"/>
        <w:ind w:firstLine="0"/>
        <w:rPr>
          <w:smallCaps/>
          <w:position w:val="-3"/>
          <w:sz w:val="24"/>
          <w:szCs w:val="22"/>
        </w:rPr>
      </w:pPr>
      <w:r>
        <w:rPr>
          <w:smallCaps/>
          <w:position w:val="-3"/>
          <w:sz w:val="56"/>
          <w:szCs w:val="56"/>
        </w:rPr>
        <w:t>l</w:t>
      </w:r>
    </w:p>
    <w:p w14:paraId="7E1601B2" w14:textId="77777777" w:rsidR="008E41BB" w:rsidRDefault="008E41BB" w:rsidP="008E41BB">
      <w:pPr>
        <w:jc w:val="both"/>
        <w:rPr>
          <w:sz w:val="22"/>
        </w:rPr>
      </w:pPr>
      <w:r>
        <w:rPr>
          <w:sz w:val="22"/>
        </w:rPr>
        <w:t>os</w:t>
      </w:r>
      <w:r w:rsidRPr="00F41CB8">
        <w:rPr>
          <w:sz w:val="22"/>
        </w:rPr>
        <w:t xml:space="preserve"> </w:t>
      </w:r>
      <w:r>
        <w:rPr>
          <w:sz w:val="22"/>
        </w:rPr>
        <w:t>microcontroladores conocidos en la actualidad son elementos bastante útiles y fundamentales debido a su contribución al desarrollo de toda clase de sistemas digitales que, a su vez, suplen necesidades existentes en diversas áreas del conocimiento, al cumplir con las tareas requeridas en las mismas, teniendo en cuenta una configuración previa a nivel de software. Esto también ha representado un ahorro bastante prudencial en términos de costos y, por tal razón, es importante poseer un dominio práctico y conceptual con respecto al funcionamiento de los mismos.</w:t>
      </w:r>
    </w:p>
    <w:p w14:paraId="2D4BFE7B" w14:textId="77777777" w:rsidR="00DD2C34" w:rsidRPr="003C671E" w:rsidRDefault="007C4336" w:rsidP="00DD2C34">
      <w:pPr>
        <w:jc w:val="both"/>
        <w:rPr>
          <w:sz w:val="22"/>
        </w:rPr>
      </w:pPr>
      <w:r w:rsidRPr="00DD2C34">
        <w:rPr>
          <w:sz w:val="22"/>
          <w:szCs w:val="22"/>
        </w:rPr>
        <w:br/>
      </w:r>
      <w:r w:rsidR="008B5D47">
        <w:rPr>
          <w:sz w:val="22"/>
        </w:rPr>
        <w:t>Debido a esto se lleva a cabo el desarrollo consecutivo del presente proyecto, el cual consiste en la implementación y posterior simulación de un microcontrolador basado en una CPU AVR de 8 bits, y este contendrá diversos módulos que se encargan de realizar múltiples tareas, al estar interconectados, estableciendo comunicación continua entre los mismos con tal CPU para cumplir con las instrucciones dadas por dicho dispositivo.</w:t>
      </w:r>
    </w:p>
    <w:p w14:paraId="576E6F0D" w14:textId="77777777" w:rsidR="00E97402" w:rsidRPr="003C671E" w:rsidRDefault="003C671E" w:rsidP="00DD2C34">
      <w:pPr>
        <w:pStyle w:val="Ttulo1"/>
        <w:rPr>
          <w:sz w:val="22"/>
          <w:szCs w:val="22"/>
        </w:rPr>
      </w:pPr>
      <w:r>
        <w:rPr>
          <w:sz w:val="22"/>
          <w:szCs w:val="22"/>
        </w:rPr>
        <w:t>Objetivos</w:t>
      </w:r>
    </w:p>
    <w:p w14:paraId="42A732AB" w14:textId="77777777" w:rsidR="008E41BB" w:rsidRPr="003C671E" w:rsidRDefault="003C671E" w:rsidP="00DD2C34">
      <w:pPr>
        <w:pStyle w:val="Text"/>
        <w:ind w:firstLine="0"/>
        <w:rPr>
          <w:b/>
          <w:i/>
          <w:sz w:val="22"/>
          <w:szCs w:val="22"/>
        </w:rPr>
      </w:pPr>
      <w:r>
        <w:rPr>
          <w:b/>
          <w:i/>
          <w:sz w:val="22"/>
          <w:szCs w:val="22"/>
        </w:rPr>
        <w:t>Objetivo General</w:t>
      </w:r>
    </w:p>
    <w:p w14:paraId="234FA802" w14:textId="77777777" w:rsidR="008E41BB" w:rsidRDefault="00FA5C99" w:rsidP="00FA5C99">
      <w:pPr>
        <w:pStyle w:val="Text"/>
        <w:numPr>
          <w:ilvl w:val="0"/>
          <w:numId w:val="34"/>
        </w:numPr>
        <w:rPr>
          <w:sz w:val="22"/>
          <w:szCs w:val="22"/>
        </w:rPr>
      </w:pPr>
      <w:r>
        <w:rPr>
          <w:sz w:val="22"/>
          <w:szCs w:val="22"/>
        </w:rPr>
        <w:t xml:space="preserve">Realizar la implementación de un microcontrolador basado en CPU AVR, por medio del software </w:t>
      </w:r>
      <w:proofErr w:type="spellStart"/>
      <w:r>
        <w:rPr>
          <w:sz w:val="22"/>
          <w:szCs w:val="22"/>
        </w:rPr>
        <w:t>proteus</w:t>
      </w:r>
      <w:proofErr w:type="spellEnd"/>
      <w:r>
        <w:rPr>
          <w:sz w:val="22"/>
          <w:szCs w:val="22"/>
        </w:rPr>
        <w:t>.</w:t>
      </w:r>
    </w:p>
    <w:p w14:paraId="41ED1F0E" w14:textId="77777777" w:rsidR="00FA5C99" w:rsidRDefault="00FA5C99" w:rsidP="00FA5C99">
      <w:pPr>
        <w:pStyle w:val="Text"/>
        <w:ind w:left="360" w:firstLine="0"/>
        <w:rPr>
          <w:sz w:val="22"/>
          <w:szCs w:val="22"/>
        </w:rPr>
      </w:pPr>
    </w:p>
    <w:p w14:paraId="40CD3D1E" w14:textId="77777777" w:rsidR="00FA5C99" w:rsidRDefault="00FA5C99" w:rsidP="00FA5C99">
      <w:pPr>
        <w:pStyle w:val="Text"/>
        <w:ind w:firstLine="0"/>
        <w:rPr>
          <w:b/>
          <w:i/>
          <w:sz w:val="22"/>
          <w:szCs w:val="22"/>
        </w:rPr>
      </w:pPr>
      <w:r>
        <w:rPr>
          <w:b/>
          <w:i/>
          <w:sz w:val="22"/>
          <w:szCs w:val="22"/>
        </w:rPr>
        <w:t>Objetivos Específicos</w:t>
      </w:r>
    </w:p>
    <w:p w14:paraId="1CAE8A5B" w14:textId="77777777" w:rsidR="00FA5C99" w:rsidRDefault="00FA5C99" w:rsidP="00FA5C99">
      <w:pPr>
        <w:pStyle w:val="Text"/>
        <w:numPr>
          <w:ilvl w:val="0"/>
          <w:numId w:val="34"/>
        </w:numPr>
        <w:rPr>
          <w:sz w:val="22"/>
          <w:szCs w:val="22"/>
        </w:rPr>
      </w:pPr>
      <w:r>
        <w:rPr>
          <w:sz w:val="22"/>
          <w:szCs w:val="22"/>
        </w:rPr>
        <w:t>Implementar módulos para entrada y salida del microcontrolador.</w:t>
      </w:r>
    </w:p>
    <w:p w14:paraId="6EFE9275" w14:textId="77777777" w:rsidR="00FA5C99" w:rsidRDefault="00FA5C99" w:rsidP="00FA5C99">
      <w:pPr>
        <w:pStyle w:val="Text"/>
        <w:numPr>
          <w:ilvl w:val="0"/>
          <w:numId w:val="34"/>
        </w:numPr>
        <w:rPr>
          <w:sz w:val="22"/>
          <w:szCs w:val="22"/>
        </w:rPr>
      </w:pPr>
      <w:r>
        <w:rPr>
          <w:sz w:val="22"/>
          <w:szCs w:val="22"/>
        </w:rPr>
        <w:t>Implementar un módulo para la memoria de datos SRAM</w:t>
      </w:r>
    </w:p>
    <w:p w14:paraId="374584B2" w14:textId="77777777" w:rsidR="00FA5C99" w:rsidRDefault="00FD5E58" w:rsidP="00FA5C99">
      <w:pPr>
        <w:pStyle w:val="Text"/>
        <w:numPr>
          <w:ilvl w:val="0"/>
          <w:numId w:val="34"/>
        </w:numPr>
        <w:rPr>
          <w:sz w:val="22"/>
          <w:szCs w:val="22"/>
        </w:rPr>
      </w:pPr>
      <w:r>
        <w:rPr>
          <w:sz w:val="22"/>
          <w:szCs w:val="22"/>
        </w:rPr>
        <w:t xml:space="preserve">Construir un temporizador de 8 bits que posea la configuración normal, CTC y </w:t>
      </w:r>
      <w:proofErr w:type="spellStart"/>
      <w:r>
        <w:rPr>
          <w:sz w:val="22"/>
          <w:szCs w:val="22"/>
        </w:rPr>
        <w:t>Fast</w:t>
      </w:r>
      <w:proofErr w:type="spellEnd"/>
      <w:r>
        <w:rPr>
          <w:sz w:val="22"/>
          <w:szCs w:val="22"/>
        </w:rPr>
        <w:t xml:space="preserve"> PWM.</w:t>
      </w:r>
    </w:p>
    <w:p w14:paraId="0100739D" w14:textId="77777777" w:rsidR="00FD5E58" w:rsidRDefault="00FD5E58" w:rsidP="00FA5C99">
      <w:pPr>
        <w:pStyle w:val="Text"/>
        <w:numPr>
          <w:ilvl w:val="0"/>
          <w:numId w:val="34"/>
        </w:numPr>
        <w:rPr>
          <w:sz w:val="22"/>
          <w:szCs w:val="22"/>
        </w:rPr>
      </w:pPr>
      <w:r>
        <w:rPr>
          <w:sz w:val="22"/>
          <w:szCs w:val="22"/>
        </w:rPr>
        <w:t xml:space="preserve">Añadir una memoria del programa o Flash </w:t>
      </w:r>
      <w:proofErr w:type="spellStart"/>
      <w:r>
        <w:rPr>
          <w:sz w:val="22"/>
          <w:szCs w:val="22"/>
        </w:rPr>
        <w:t>Program</w:t>
      </w:r>
      <w:proofErr w:type="spellEnd"/>
      <w:r>
        <w:rPr>
          <w:sz w:val="22"/>
          <w:szCs w:val="22"/>
        </w:rPr>
        <w:t xml:space="preserve"> </w:t>
      </w:r>
      <w:proofErr w:type="spellStart"/>
      <w:r>
        <w:rPr>
          <w:sz w:val="22"/>
          <w:szCs w:val="22"/>
        </w:rPr>
        <w:t>Memory</w:t>
      </w:r>
      <w:proofErr w:type="spellEnd"/>
      <w:r>
        <w:rPr>
          <w:sz w:val="22"/>
          <w:szCs w:val="22"/>
        </w:rPr>
        <w:t>.</w:t>
      </w:r>
    </w:p>
    <w:p w14:paraId="09600470" w14:textId="77777777" w:rsidR="008E41BB" w:rsidRPr="00FD5E58" w:rsidRDefault="00FD5E58" w:rsidP="00FD5E58">
      <w:pPr>
        <w:pStyle w:val="Text"/>
        <w:numPr>
          <w:ilvl w:val="0"/>
          <w:numId w:val="34"/>
        </w:numPr>
        <w:rPr>
          <w:sz w:val="22"/>
          <w:szCs w:val="22"/>
        </w:rPr>
      </w:pPr>
      <w:r>
        <w:rPr>
          <w:sz w:val="22"/>
          <w:szCs w:val="22"/>
        </w:rPr>
        <w:t>Verificar el funcionamiento de cada módulo contenido por el microcontrolador.</w:t>
      </w:r>
    </w:p>
    <w:p w14:paraId="4396EB38" w14:textId="77777777" w:rsidR="00835130" w:rsidRPr="00835130" w:rsidRDefault="00E066F7" w:rsidP="00835130">
      <w:pPr>
        <w:pStyle w:val="Ttulo1"/>
        <w:rPr>
          <w:sz w:val="22"/>
          <w:szCs w:val="22"/>
        </w:rPr>
      </w:pPr>
      <w:r w:rsidRPr="007B0DEF">
        <w:rPr>
          <w:sz w:val="22"/>
          <w:szCs w:val="22"/>
        </w:rPr>
        <w:t xml:space="preserve">marco </w:t>
      </w:r>
      <w:r w:rsidR="00667797" w:rsidRPr="007B0DEF">
        <w:rPr>
          <w:sz w:val="22"/>
          <w:szCs w:val="22"/>
        </w:rPr>
        <w:t>teórico</w:t>
      </w:r>
    </w:p>
    <w:p w14:paraId="0FCAA0F8" w14:textId="77777777" w:rsidR="00D55E70" w:rsidRPr="00D55E70" w:rsidRDefault="00D55E70" w:rsidP="00D55E70">
      <w:pPr>
        <w:jc w:val="both"/>
        <w:rPr>
          <w:sz w:val="22"/>
        </w:rPr>
      </w:pPr>
      <w:r w:rsidRPr="00D55E70">
        <w:rPr>
          <w:sz w:val="22"/>
        </w:rPr>
        <w:t>Es importante entender, primeramente, algunos conceptos que serán necesarios y se deben tener presentes a lo largo de este proyecto. Por tal razón se define el concepto de procesador, a partir de la sigla en inglés CPU o unidad central de procesamiento y este es un componente encargado de ejecutar una secuencia de instrucciones almacenadas, que se denominan como “programa”.</w:t>
      </w:r>
    </w:p>
    <w:p w14:paraId="6B8E0F2D" w14:textId="77777777" w:rsidR="00D55E70" w:rsidRDefault="00D55E70" w:rsidP="00D55E70">
      <w:pPr>
        <w:jc w:val="both"/>
      </w:pPr>
    </w:p>
    <w:p w14:paraId="43E91D52" w14:textId="77777777" w:rsidR="00D55E70" w:rsidRDefault="00D55E70" w:rsidP="00D55E70">
      <w:pPr>
        <w:jc w:val="both"/>
      </w:pPr>
      <w:r w:rsidRPr="00991F39">
        <w:rPr>
          <w:sz w:val="22"/>
        </w:rPr>
        <w:t>En un microprocesador, la función principal del núcleo central de procesamiento es garantizar la ejecución del programa; para lo cual, específicamente gestiona y permite el acceso adecuado a recursos como memoria, establece el control de periféricos, realiza cálculos y maneja las interrupciones.</w:t>
      </w:r>
    </w:p>
    <w:p w14:paraId="6116A2E3" w14:textId="77777777" w:rsidR="00D55E70" w:rsidRPr="00991F39" w:rsidRDefault="00D55E70" w:rsidP="00D55E70">
      <w:pPr>
        <w:jc w:val="both"/>
      </w:pPr>
    </w:p>
    <w:p w14:paraId="3C73BEF9" w14:textId="77777777" w:rsidR="00D55E70" w:rsidRPr="00991F39" w:rsidRDefault="00D55E70" w:rsidP="00D55E70">
      <w:pPr>
        <w:jc w:val="both"/>
        <w:rPr>
          <w:sz w:val="22"/>
        </w:rPr>
      </w:pPr>
      <w:r w:rsidRPr="00991F39">
        <w:rPr>
          <w:sz w:val="22"/>
        </w:rPr>
        <w:t>El AVR es una CPU de arquitectura Harvard que pertenece a una familia de microcontroladores  RISC. Cabe notar que con la arquitectura RISC se posibilita la segmentación y el paralelismo en la ejecución de instrucciones, minimizando este tiempo y se reducen los accesos a memoria.</w:t>
      </w:r>
    </w:p>
    <w:p w14:paraId="3F722E80" w14:textId="77777777" w:rsidR="00D55E70" w:rsidRPr="00991F39" w:rsidRDefault="00D55E70" w:rsidP="00D55E70">
      <w:pPr>
        <w:jc w:val="both"/>
        <w:rPr>
          <w:sz w:val="22"/>
        </w:rPr>
      </w:pPr>
    </w:p>
    <w:p w14:paraId="1A6EA863" w14:textId="77777777" w:rsidR="00D55E70" w:rsidRPr="00991F39" w:rsidRDefault="00D55E70" w:rsidP="00D55E70">
      <w:pPr>
        <w:jc w:val="both"/>
        <w:rPr>
          <w:sz w:val="22"/>
        </w:rPr>
      </w:pPr>
      <w:r w:rsidRPr="00991F39">
        <w:rPr>
          <w:sz w:val="22"/>
        </w:rPr>
        <w:t xml:space="preserve">Con la arquitectura AVR se implementan 32 registros de 8 bits que tienen un tiempo de acceso de solo un ciclo de reloj. Esto permite que cada operación de la ALU se haga en un ciclo de reloj. En una operación típica de la </w:t>
      </w:r>
      <w:proofErr w:type="spellStart"/>
      <w:r w:rsidRPr="00991F39">
        <w:rPr>
          <w:sz w:val="22"/>
        </w:rPr>
        <w:t>ALU</w:t>
      </w:r>
      <w:proofErr w:type="spellEnd"/>
      <w:r w:rsidRPr="00991F39">
        <w:rPr>
          <w:sz w:val="22"/>
        </w:rPr>
        <w:t xml:space="preserve">, dos </w:t>
      </w:r>
      <w:proofErr w:type="spellStart"/>
      <w:r w:rsidRPr="00991F39">
        <w:rPr>
          <w:sz w:val="22"/>
        </w:rPr>
        <w:t>operandos</w:t>
      </w:r>
      <w:proofErr w:type="spellEnd"/>
      <w:r w:rsidRPr="00991F39">
        <w:rPr>
          <w:sz w:val="22"/>
        </w:rPr>
        <w:t xml:space="preserve"> son obtenidos desde el banco de registros, la operación se ejecuta, y el resultado se almacena nuevamente en uno de ellos en un solo ciclo de reloj.</w:t>
      </w:r>
    </w:p>
    <w:p w14:paraId="223EA72C" w14:textId="77777777" w:rsidR="00D55E70" w:rsidRPr="00991F39" w:rsidRDefault="00D55E70" w:rsidP="00D55E70">
      <w:pPr>
        <w:jc w:val="both"/>
        <w:rPr>
          <w:sz w:val="22"/>
        </w:rPr>
      </w:pPr>
    </w:p>
    <w:p w14:paraId="58A00838" w14:textId="77777777" w:rsidR="00D55E70" w:rsidRPr="00991F39" w:rsidRDefault="00D55E70" w:rsidP="00D55E70">
      <w:pPr>
        <w:jc w:val="both"/>
        <w:rPr>
          <w:sz w:val="22"/>
        </w:rPr>
      </w:pPr>
      <w:r w:rsidRPr="00991F39">
        <w:rPr>
          <w:sz w:val="22"/>
        </w:rPr>
        <w:t>El núcleo AVR fue diseñado inicialmente para la ejecución óptima de código de lenguaje C compilado.</w:t>
      </w:r>
    </w:p>
    <w:p w14:paraId="0E681FE4" w14:textId="77777777" w:rsidR="00D55E70" w:rsidRPr="00991F39" w:rsidRDefault="00D55E70" w:rsidP="00D55E70">
      <w:pPr>
        <w:jc w:val="both"/>
        <w:rPr>
          <w:sz w:val="22"/>
        </w:rPr>
      </w:pPr>
    </w:p>
    <w:p w14:paraId="4B9C359C" w14:textId="77777777" w:rsidR="0003148E" w:rsidRDefault="00D55E70" w:rsidP="00D55E70">
      <w:pPr>
        <w:pStyle w:val="Text"/>
        <w:spacing w:line="240" w:lineRule="auto"/>
        <w:ind w:firstLine="0"/>
        <w:rPr>
          <w:sz w:val="22"/>
        </w:rPr>
      </w:pPr>
      <w:r w:rsidRPr="00991F39">
        <w:rPr>
          <w:sz w:val="22"/>
        </w:rPr>
        <w:t xml:space="preserve">El espacio de memoria de la arquitectura AVR es </w:t>
      </w:r>
      <w:r w:rsidRPr="00991F39">
        <w:rPr>
          <w:sz w:val="22"/>
        </w:rPr>
        <w:lastRenderedPageBreak/>
        <w:t>totalmente lineal con un mapa regular de distribución</w:t>
      </w:r>
      <w:r>
        <w:rPr>
          <w:sz w:val="22"/>
        </w:rPr>
        <w:t>.</w:t>
      </w:r>
    </w:p>
    <w:p w14:paraId="42C17BF6" w14:textId="77777777" w:rsidR="00D55E70" w:rsidRDefault="00D55E70" w:rsidP="00D55E70">
      <w:pPr>
        <w:pStyle w:val="Text"/>
        <w:spacing w:line="240" w:lineRule="auto"/>
        <w:ind w:firstLine="0"/>
        <w:rPr>
          <w:sz w:val="22"/>
        </w:rPr>
      </w:pPr>
    </w:p>
    <w:p w14:paraId="13BD617D" w14:textId="77777777" w:rsidR="00D55E70" w:rsidRPr="00375DCE" w:rsidRDefault="00D55E70" w:rsidP="00D55E70">
      <w:pPr>
        <w:jc w:val="both"/>
        <w:rPr>
          <w:b/>
          <w:bCs/>
          <w:sz w:val="22"/>
        </w:rPr>
      </w:pPr>
      <w:r w:rsidRPr="00375DCE">
        <w:rPr>
          <w:b/>
          <w:bCs/>
          <w:sz w:val="22"/>
        </w:rPr>
        <w:t>Configuración de pines</w:t>
      </w:r>
    </w:p>
    <w:p w14:paraId="6351B912" w14:textId="77777777" w:rsidR="00D55E70" w:rsidRPr="00375DCE" w:rsidRDefault="00D55E70" w:rsidP="00D55E70">
      <w:pPr>
        <w:jc w:val="both"/>
        <w:rPr>
          <w:sz w:val="22"/>
        </w:rPr>
      </w:pPr>
    </w:p>
    <w:p w14:paraId="5135DE60" w14:textId="77777777" w:rsidR="00D55E70" w:rsidRDefault="00D55E70" w:rsidP="00D55E70">
      <w:pPr>
        <w:jc w:val="both"/>
        <w:rPr>
          <w:sz w:val="22"/>
        </w:rPr>
      </w:pPr>
      <w:r w:rsidRPr="00375DCE">
        <w:rPr>
          <w:sz w:val="22"/>
        </w:rPr>
        <w:t xml:space="preserve">Los pines de cada puerto tienen asociados individualmente tres bits que se encuentran ubicados en los registros de entrada/salida respectivos: </w:t>
      </w:r>
      <w:del w:id="1" w:author="Gerardo Lopez" w:date="2016-04-03T11:14:00Z">
        <w:r w:rsidRPr="00375DCE" w:rsidDel="00444897">
          <w:rPr>
            <w:sz w:val="22"/>
          </w:rPr>
          <w:delText>Ddxn ,</w:delText>
        </w:r>
      </w:del>
      <w:proofErr w:type="spellStart"/>
      <w:ins w:id="2" w:author="Gerardo Lopez" w:date="2016-04-03T11:14:00Z">
        <w:r w:rsidR="00444897" w:rsidRPr="00375DCE">
          <w:rPr>
            <w:sz w:val="22"/>
          </w:rPr>
          <w:t>Ddxn</w:t>
        </w:r>
        <w:proofErr w:type="spellEnd"/>
        <w:r w:rsidR="00444897" w:rsidRPr="00375DCE">
          <w:rPr>
            <w:sz w:val="22"/>
          </w:rPr>
          <w:t>,</w:t>
        </w:r>
      </w:ins>
      <w:r w:rsidRPr="00375DCE">
        <w:rPr>
          <w:sz w:val="22"/>
        </w:rPr>
        <w:t xml:space="preserve"> </w:t>
      </w:r>
      <w:proofErr w:type="spellStart"/>
      <w:r w:rsidRPr="00375DCE">
        <w:rPr>
          <w:sz w:val="22"/>
        </w:rPr>
        <w:t>PORTxn</w:t>
      </w:r>
      <w:proofErr w:type="spellEnd"/>
      <w:r w:rsidRPr="00375DCE">
        <w:rPr>
          <w:sz w:val="22"/>
        </w:rPr>
        <w:t xml:space="preserve"> y </w:t>
      </w:r>
      <w:proofErr w:type="spellStart"/>
      <w:r w:rsidRPr="00375DCE">
        <w:rPr>
          <w:sz w:val="22"/>
        </w:rPr>
        <w:t>PINxn</w:t>
      </w:r>
      <w:proofErr w:type="spellEnd"/>
      <w:r w:rsidRPr="00375DCE">
        <w:rPr>
          <w:sz w:val="22"/>
        </w:rPr>
        <w:t xml:space="preserve">; los primeros se acceden desde los registros </w:t>
      </w:r>
      <w:proofErr w:type="spellStart"/>
      <w:r w:rsidRPr="00375DCE">
        <w:rPr>
          <w:sz w:val="22"/>
        </w:rPr>
        <w:t>DDRx</w:t>
      </w:r>
      <w:proofErr w:type="spellEnd"/>
      <w:r w:rsidRPr="00375DCE">
        <w:rPr>
          <w:sz w:val="22"/>
        </w:rPr>
        <w:t xml:space="preserve">, los segundos desde </w:t>
      </w:r>
      <w:proofErr w:type="spellStart"/>
      <w:r w:rsidRPr="00375DCE">
        <w:rPr>
          <w:sz w:val="22"/>
        </w:rPr>
        <w:t>PORTx</w:t>
      </w:r>
      <w:proofErr w:type="spellEnd"/>
      <w:r w:rsidRPr="00375DCE">
        <w:rPr>
          <w:sz w:val="22"/>
        </w:rPr>
        <w:t xml:space="preserve"> y los últimos desde </w:t>
      </w:r>
      <w:proofErr w:type="spellStart"/>
      <w:r w:rsidRPr="00375DCE">
        <w:rPr>
          <w:sz w:val="22"/>
        </w:rPr>
        <w:t>PINx</w:t>
      </w:r>
      <w:proofErr w:type="spellEnd"/>
      <w:r w:rsidRPr="00375DCE">
        <w:rPr>
          <w:sz w:val="22"/>
        </w:rPr>
        <w:t>.</w:t>
      </w:r>
    </w:p>
    <w:p w14:paraId="1AA0E5DD" w14:textId="77777777" w:rsidR="00994161" w:rsidRPr="004912D9" w:rsidRDefault="0024511F" w:rsidP="00994161">
      <w:pPr>
        <w:pStyle w:val="Ttulo1"/>
        <w:rPr>
          <w:sz w:val="22"/>
          <w:szCs w:val="22"/>
        </w:rPr>
      </w:pPr>
      <w:r w:rsidRPr="004912D9">
        <w:rPr>
          <w:sz w:val="22"/>
          <w:szCs w:val="22"/>
        </w:rPr>
        <w:t>Procedimiento</w:t>
      </w:r>
    </w:p>
    <w:p w14:paraId="299F12B9" w14:textId="77777777" w:rsidR="009539F7" w:rsidRDefault="00FB2C73" w:rsidP="005E4D9E">
      <w:pPr>
        <w:jc w:val="both"/>
        <w:rPr>
          <w:sz w:val="22"/>
        </w:rPr>
      </w:pPr>
      <w:r>
        <w:rPr>
          <w:sz w:val="22"/>
        </w:rPr>
        <w:t xml:space="preserve">Para dar inicio al proyecto, se procede a realizar la implementación de los módulos propuestos, por la guía dispuesta para este trabajo, los cuales se identifican por medio del diagrama de bloques que describe el funcionamiento de todo el microcontrolador, como se observa </w:t>
      </w:r>
      <w:r w:rsidR="00120A78">
        <w:rPr>
          <w:sz w:val="22"/>
        </w:rPr>
        <w:t xml:space="preserve">a continuación, </w:t>
      </w:r>
      <w:r>
        <w:rPr>
          <w:sz w:val="22"/>
        </w:rPr>
        <w:t>en la figura #</w:t>
      </w:r>
      <w:r w:rsidR="00120A78">
        <w:rPr>
          <w:sz w:val="22"/>
        </w:rPr>
        <w:t>.</w:t>
      </w:r>
    </w:p>
    <w:p w14:paraId="569E08F7" w14:textId="77777777" w:rsidR="00120A78" w:rsidRDefault="00120A78" w:rsidP="005E4D9E">
      <w:pPr>
        <w:jc w:val="both"/>
        <w:rPr>
          <w:sz w:val="22"/>
        </w:rPr>
      </w:pPr>
    </w:p>
    <w:p w14:paraId="07CAC9B2" w14:textId="77777777" w:rsidR="00394990" w:rsidRDefault="00444897" w:rsidP="005E4D9E">
      <w:pPr>
        <w:jc w:val="both"/>
        <w:rPr>
          <w:sz w:val="22"/>
        </w:rPr>
      </w:pPr>
      <w:r>
        <w:rPr>
          <w:sz w:val="22"/>
        </w:rPr>
        <w:pict w14:anchorId="3FCA9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255.45pt">
            <v:imagedata r:id="rId8" o:title="Sin título"/>
          </v:shape>
        </w:pict>
      </w:r>
    </w:p>
    <w:p w14:paraId="09A85C9A" w14:textId="77777777" w:rsidR="00120A78" w:rsidRDefault="00101243" w:rsidP="00394990">
      <w:pPr>
        <w:jc w:val="center"/>
      </w:pPr>
      <w:r>
        <w:rPr>
          <w:b/>
        </w:rPr>
        <w:t>Fig. 1</w:t>
      </w:r>
      <w:r w:rsidR="00394990" w:rsidRPr="00394990">
        <w:rPr>
          <w:b/>
        </w:rPr>
        <w:t xml:space="preserve"> </w:t>
      </w:r>
      <w:r w:rsidR="00394990">
        <w:t>Diagrama de bloques para el microcontrolador</w:t>
      </w:r>
    </w:p>
    <w:p w14:paraId="1AF5367F" w14:textId="77777777" w:rsidR="00394990" w:rsidRDefault="00394990" w:rsidP="00394990">
      <w:pPr>
        <w:jc w:val="center"/>
      </w:pPr>
    </w:p>
    <w:p w14:paraId="4C38629A" w14:textId="77777777" w:rsidR="00394990" w:rsidRDefault="00394990" w:rsidP="00394990">
      <w:pPr>
        <w:jc w:val="both"/>
        <w:rPr>
          <w:sz w:val="22"/>
        </w:rPr>
      </w:pPr>
      <w:r>
        <w:rPr>
          <w:sz w:val="22"/>
        </w:rPr>
        <w:t xml:space="preserve">En este caso el proyecto se centra en la implementación de los </w:t>
      </w:r>
      <w:r w:rsidR="0004045C">
        <w:rPr>
          <w:sz w:val="22"/>
        </w:rPr>
        <w:t>módulos</w:t>
      </w:r>
      <w:r>
        <w:rPr>
          <w:sz w:val="22"/>
        </w:rPr>
        <w:t xml:space="preserve"> denominados Data SRAM, el cual corresponde a la memoria de datos</w:t>
      </w:r>
      <w:r w:rsidR="0004045C">
        <w:rPr>
          <w:sz w:val="22"/>
        </w:rPr>
        <w:t xml:space="preserve">, I/O Module n, quien hace referencia a los módulos de entrada y salida que serán requeridos en este caso y son, en efecto, puertos dispuestos para establecer comunicación entre la máquina y el usuario, un temporizador de 8 bits, el cual tendrá disponibles tres modos de operación, como se observara posteriormente. Como se ha mencionado, anteriormente, estos </w:t>
      </w:r>
      <w:r w:rsidR="007126F7">
        <w:rPr>
          <w:sz w:val="22"/>
        </w:rPr>
        <w:t>módulos</w:t>
      </w:r>
      <w:r w:rsidR="0004045C">
        <w:rPr>
          <w:sz w:val="22"/>
        </w:rPr>
        <w:t xml:space="preserve"> se interconectaran con </w:t>
      </w:r>
      <w:r w:rsidR="007126F7">
        <w:rPr>
          <w:sz w:val="22"/>
        </w:rPr>
        <w:t xml:space="preserve">un microprocesador AVR de 8 bits, el cual se encargara de enviar las instrucciones correspondientes a cada </w:t>
      </w:r>
      <w:r w:rsidR="00574FF3">
        <w:rPr>
          <w:sz w:val="22"/>
        </w:rPr>
        <w:t>módulo</w:t>
      </w:r>
      <w:r w:rsidR="007126F7">
        <w:rPr>
          <w:sz w:val="22"/>
        </w:rPr>
        <w:t xml:space="preserve"> instaurado.</w:t>
      </w:r>
    </w:p>
    <w:p w14:paraId="2A2B9E31" w14:textId="77777777" w:rsidR="00450450" w:rsidRDefault="007126F7" w:rsidP="00394990">
      <w:pPr>
        <w:jc w:val="both"/>
        <w:rPr>
          <w:sz w:val="22"/>
        </w:rPr>
      </w:pPr>
      <w:r>
        <w:rPr>
          <w:sz w:val="22"/>
        </w:rPr>
        <w:t>Primeramente, para realizar la implementación de los puertos de entrada y salida, se lleva a cabo la configuración y conexión de un circuito que se encargara de controlar el funcionamiento de cada pin compuesto por dichos puertos.</w:t>
      </w:r>
    </w:p>
    <w:p w14:paraId="66607505" w14:textId="77777777" w:rsidR="00450450" w:rsidRDefault="00450450" w:rsidP="00394990">
      <w:pPr>
        <w:jc w:val="both"/>
        <w:rPr>
          <w:sz w:val="22"/>
        </w:rPr>
      </w:pPr>
    </w:p>
    <w:p w14:paraId="1D763C00" w14:textId="77777777" w:rsidR="00450450" w:rsidRDefault="00450450" w:rsidP="00394990">
      <w:pPr>
        <w:jc w:val="both"/>
        <w:rPr>
          <w:sz w:val="22"/>
        </w:rPr>
      </w:pPr>
      <w:r>
        <w:rPr>
          <w:noProof/>
          <w:sz w:val="24"/>
          <w:szCs w:val="24"/>
          <w:lang w:val="es-CO" w:eastAsia="es-CO"/>
        </w:rPr>
        <w:drawing>
          <wp:inline distT="0" distB="0" distL="0" distR="0" wp14:anchorId="5B4FCBE8" wp14:editId="1F4E746D">
            <wp:extent cx="3200400" cy="1553480"/>
            <wp:effectExtent l="0" t="0" r="0" b="8890"/>
            <wp:docPr id="1" name="Imagen 1" descr="C:\Documents and Settings\Administrador\Mis documentos\Universidad\12837356_1677443255858433_14810434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Mis documentos\Universidad\12837356_1677443255858433_1481043426_o.jpg"/>
                    <pic:cNvPicPr>
                      <a:picLocks noChangeAspect="1" noChangeArrowheads="1"/>
                    </pic:cNvPicPr>
                  </pic:nvPicPr>
                  <pic:blipFill>
                    <a:blip r:embed="rId9"/>
                    <a:srcRect/>
                    <a:stretch>
                      <a:fillRect/>
                    </a:stretch>
                  </pic:blipFill>
                  <pic:spPr bwMode="auto">
                    <a:xfrm>
                      <a:off x="0" y="0"/>
                      <a:ext cx="3200400" cy="1553480"/>
                    </a:xfrm>
                    <a:prstGeom prst="rect">
                      <a:avLst/>
                    </a:prstGeom>
                    <a:noFill/>
                    <a:ln w="9525">
                      <a:noFill/>
                      <a:miter lim="800000"/>
                      <a:headEnd/>
                      <a:tailEnd/>
                    </a:ln>
                  </pic:spPr>
                </pic:pic>
              </a:graphicData>
            </a:graphic>
          </wp:inline>
        </w:drawing>
      </w:r>
    </w:p>
    <w:p w14:paraId="5BE89727" w14:textId="77777777" w:rsidR="007126F7" w:rsidRDefault="00101243" w:rsidP="00450450">
      <w:pPr>
        <w:jc w:val="center"/>
      </w:pPr>
      <w:r>
        <w:rPr>
          <w:b/>
        </w:rPr>
        <w:t>Fig. 2</w:t>
      </w:r>
      <w:r w:rsidR="00450450">
        <w:rPr>
          <w:b/>
        </w:rPr>
        <w:t xml:space="preserve"> </w:t>
      </w:r>
      <w:r w:rsidR="00450450">
        <w:t>Circuito requerido para controlar un pin del puerto</w:t>
      </w:r>
    </w:p>
    <w:p w14:paraId="04FB9421" w14:textId="77777777" w:rsidR="00450450" w:rsidRDefault="00450450" w:rsidP="00450450">
      <w:pPr>
        <w:jc w:val="center"/>
      </w:pPr>
    </w:p>
    <w:p w14:paraId="426E6B1D" w14:textId="77777777" w:rsidR="00450450" w:rsidRDefault="00450450" w:rsidP="00450450">
      <w:pPr>
        <w:jc w:val="both"/>
        <w:rPr>
          <w:sz w:val="22"/>
        </w:rPr>
      </w:pPr>
      <w:r>
        <w:rPr>
          <w:sz w:val="22"/>
        </w:rPr>
        <w:t>Como s</w:t>
      </w:r>
      <w:r w:rsidR="00101243">
        <w:rPr>
          <w:sz w:val="22"/>
        </w:rPr>
        <w:t>e puede observar, en la figura 2</w:t>
      </w:r>
      <w:r>
        <w:rPr>
          <w:sz w:val="22"/>
        </w:rPr>
        <w:t xml:space="preserve">, este circuito se encuentra dividido por secciones puesto que cada una cumple con una función </w:t>
      </w:r>
      <w:r w:rsidR="00574FF3">
        <w:rPr>
          <w:sz w:val="22"/>
        </w:rPr>
        <w:t>específica y posee ciertas características, además de que trabaja de cierta manera, como se describe a continuación.</w:t>
      </w:r>
    </w:p>
    <w:p w14:paraId="2110090F" w14:textId="77777777" w:rsidR="00574FF3" w:rsidRDefault="00574FF3" w:rsidP="00450450">
      <w:pPr>
        <w:jc w:val="both"/>
        <w:rPr>
          <w:sz w:val="22"/>
        </w:rPr>
      </w:pPr>
    </w:p>
    <w:p w14:paraId="7F384FE6" w14:textId="77777777" w:rsidR="00574FF3" w:rsidRDefault="00444897" w:rsidP="00574FF3">
      <w:pPr>
        <w:jc w:val="center"/>
        <w:rPr>
          <w:sz w:val="22"/>
        </w:rPr>
      </w:pPr>
      <w:r>
        <w:rPr>
          <w:sz w:val="22"/>
        </w:rPr>
        <w:pict w14:anchorId="1FD537B7">
          <v:shape id="_x0000_i1026" type="#_x0000_t75" style="width:127.7pt;height:133.35pt">
            <v:imagedata r:id="rId10" o:title="Sin título2"/>
          </v:shape>
        </w:pict>
      </w:r>
    </w:p>
    <w:p w14:paraId="2E5E2763" w14:textId="77777777" w:rsidR="00574FF3" w:rsidRPr="00D9339D" w:rsidRDefault="00101243" w:rsidP="00574FF3">
      <w:pPr>
        <w:jc w:val="center"/>
      </w:pPr>
      <w:commentRangeStart w:id="3"/>
      <w:r>
        <w:rPr>
          <w:b/>
        </w:rPr>
        <w:t>Fig. 3</w:t>
      </w:r>
      <w:r w:rsidR="00D9339D">
        <w:rPr>
          <w:b/>
        </w:rPr>
        <w:t xml:space="preserve"> </w:t>
      </w:r>
      <w:r w:rsidR="00D9339D">
        <w:t xml:space="preserve">Sección del circuito que controla </w:t>
      </w:r>
      <w:proofErr w:type="spellStart"/>
      <w:r w:rsidR="00D9339D">
        <w:t>DDRx</w:t>
      </w:r>
      <w:commentRangeEnd w:id="3"/>
      <w:proofErr w:type="spellEnd"/>
      <w:r w:rsidR="00444897">
        <w:rPr>
          <w:rStyle w:val="Refdecomentario"/>
        </w:rPr>
        <w:commentReference w:id="3"/>
      </w:r>
    </w:p>
    <w:p w14:paraId="6D19CC1E" w14:textId="77777777" w:rsidR="00574FF3" w:rsidRDefault="00574FF3" w:rsidP="00450450">
      <w:pPr>
        <w:jc w:val="both"/>
      </w:pPr>
    </w:p>
    <w:p w14:paraId="11B87BDC" w14:textId="77777777" w:rsidR="00A263B1" w:rsidRDefault="00101243" w:rsidP="00A263B1">
      <w:pPr>
        <w:spacing w:after="160" w:line="259" w:lineRule="auto"/>
        <w:jc w:val="both"/>
        <w:rPr>
          <w:sz w:val="22"/>
        </w:rPr>
      </w:pPr>
      <w:r>
        <w:rPr>
          <w:sz w:val="22"/>
        </w:rPr>
        <w:t>La figura 3</w:t>
      </w:r>
      <w:r w:rsidR="00A263B1">
        <w:rPr>
          <w:sz w:val="22"/>
        </w:rPr>
        <w:t xml:space="preserve"> muestra el seg</w:t>
      </w:r>
      <w:r w:rsidR="00A263B1" w:rsidRPr="00A263B1">
        <w:rPr>
          <w:sz w:val="22"/>
        </w:rPr>
        <w:t xml:space="preserve">mento del circuito encargado de configurar el pin, ya sea para entrada o salida de acuerdo a la configuración ingresada por el usuario, donde el </w:t>
      </w:r>
      <w:proofErr w:type="spellStart"/>
      <w:r w:rsidR="00A263B1" w:rsidRPr="00A263B1">
        <w:rPr>
          <w:sz w:val="22"/>
        </w:rPr>
        <w:t>WDx</w:t>
      </w:r>
      <w:proofErr w:type="spellEnd"/>
      <w:r w:rsidR="00A263B1" w:rsidRPr="00A263B1">
        <w:rPr>
          <w:sz w:val="22"/>
        </w:rPr>
        <w:t xml:space="preserve"> es la entrada de reloj la cual activa el </w:t>
      </w:r>
      <w:proofErr w:type="spellStart"/>
      <w:r w:rsidR="00A263B1" w:rsidRPr="00A263B1">
        <w:rPr>
          <w:sz w:val="22"/>
        </w:rPr>
        <w:t>flip-flop</w:t>
      </w:r>
      <w:proofErr w:type="spellEnd"/>
      <w:r w:rsidR="00A263B1" w:rsidRPr="00A263B1">
        <w:rPr>
          <w:sz w:val="22"/>
        </w:rPr>
        <w:t>, con 1 el pin queda de escritura y con un 0 el pin queda en modo lectura.</w:t>
      </w:r>
    </w:p>
    <w:p w14:paraId="6D745C32" w14:textId="77777777" w:rsidR="00A263B1" w:rsidRDefault="00444897" w:rsidP="00A263B1">
      <w:pPr>
        <w:spacing w:line="259" w:lineRule="auto"/>
        <w:jc w:val="center"/>
        <w:rPr>
          <w:color w:val="FF9900"/>
        </w:rPr>
      </w:pPr>
      <w:r>
        <w:rPr>
          <w:color w:val="FF9900"/>
        </w:rPr>
        <w:pict w14:anchorId="51C73136">
          <v:shape id="_x0000_i1027" type="#_x0000_t75" style="width:145.25pt;height:98.9pt">
            <v:imagedata r:id="rId13" o:title="Sin título3"/>
          </v:shape>
        </w:pict>
      </w:r>
    </w:p>
    <w:p w14:paraId="2401C9A0" w14:textId="77777777" w:rsidR="00A263B1" w:rsidRDefault="00101243" w:rsidP="00A263B1">
      <w:pPr>
        <w:spacing w:line="259" w:lineRule="auto"/>
        <w:jc w:val="center"/>
      </w:pPr>
      <w:r>
        <w:rPr>
          <w:b/>
        </w:rPr>
        <w:t>Fig. 4</w:t>
      </w:r>
      <w:r w:rsidR="00A263B1">
        <w:rPr>
          <w:b/>
        </w:rPr>
        <w:t xml:space="preserve"> </w:t>
      </w:r>
      <w:r w:rsidR="00CF007B">
        <w:t>Sección</w:t>
      </w:r>
      <w:r w:rsidR="00A263B1">
        <w:t xml:space="preserve"> del circuito que controla </w:t>
      </w:r>
      <w:proofErr w:type="spellStart"/>
      <w:r w:rsidR="00A263B1">
        <w:t>PORTx</w:t>
      </w:r>
      <w:proofErr w:type="spellEnd"/>
    </w:p>
    <w:p w14:paraId="73A0C27C" w14:textId="77777777" w:rsidR="00CF007B" w:rsidRDefault="00CF007B" w:rsidP="00A263B1">
      <w:pPr>
        <w:spacing w:line="259" w:lineRule="auto"/>
        <w:jc w:val="center"/>
      </w:pPr>
    </w:p>
    <w:p w14:paraId="7951F432" w14:textId="77777777" w:rsidR="00CF007B" w:rsidRDefault="00101243" w:rsidP="00CF007B">
      <w:pPr>
        <w:spacing w:line="259" w:lineRule="auto"/>
        <w:jc w:val="both"/>
        <w:rPr>
          <w:color w:val="000000" w:themeColor="text1"/>
          <w:sz w:val="22"/>
        </w:rPr>
      </w:pPr>
      <w:r>
        <w:rPr>
          <w:sz w:val="22"/>
        </w:rPr>
        <w:lastRenderedPageBreak/>
        <w:t>En este caso la figura 4</w:t>
      </w:r>
      <w:r w:rsidR="00CF007B">
        <w:rPr>
          <w:sz w:val="22"/>
        </w:rPr>
        <w:t xml:space="preserve"> muestra el segmento </w:t>
      </w:r>
      <w:r w:rsidR="00CF007B" w:rsidRPr="00CF007B">
        <w:rPr>
          <w:color w:val="000000" w:themeColor="text1"/>
          <w:sz w:val="22"/>
        </w:rPr>
        <w:t xml:space="preserve">de escritura en el cual se ingresan los datos para mostrar en la salida del pin ya sea un 1 o un 0, donde para mostrar el valor a la salida debió ser configurado en el segmento anterior con un 1 para configurarlo  En modo escritura. Para que el </w:t>
      </w:r>
      <w:proofErr w:type="spellStart"/>
      <w:r w:rsidR="00CF007B" w:rsidRPr="00CF007B">
        <w:rPr>
          <w:color w:val="000000" w:themeColor="text1"/>
          <w:sz w:val="22"/>
        </w:rPr>
        <w:t>flip-flop</w:t>
      </w:r>
      <w:proofErr w:type="spellEnd"/>
      <w:r w:rsidR="00CF007B" w:rsidRPr="00CF007B">
        <w:rPr>
          <w:color w:val="000000" w:themeColor="text1"/>
          <w:sz w:val="22"/>
        </w:rPr>
        <w:t xml:space="preserve"> deje pasar el número a mostrar es necesario el flanco de reloj que es </w:t>
      </w:r>
      <w:proofErr w:type="spellStart"/>
      <w:r w:rsidR="00CF007B" w:rsidRPr="00CF007B">
        <w:rPr>
          <w:color w:val="000000" w:themeColor="text1"/>
          <w:sz w:val="22"/>
        </w:rPr>
        <w:t>WPx</w:t>
      </w:r>
      <w:proofErr w:type="spellEnd"/>
      <w:r w:rsidR="00CF007B" w:rsidRPr="00CF007B">
        <w:rPr>
          <w:color w:val="000000" w:themeColor="text1"/>
          <w:sz w:val="22"/>
        </w:rPr>
        <w:t>.</w:t>
      </w:r>
    </w:p>
    <w:p w14:paraId="58122AC2" w14:textId="77777777" w:rsidR="00CF007B" w:rsidRPr="00CF007B" w:rsidRDefault="00CF007B" w:rsidP="00CF007B">
      <w:pPr>
        <w:spacing w:line="259" w:lineRule="auto"/>
        <w:jc w:val="both"/>
        <w:rPr>
          <w:sz w:val="22"/>
        </w:rPr>
      </w:pPr>
    </w:p>
    <w:p w14:paraId="4BFF3369" w14:textId="77777777" w:rsidR="00A263B1" w:rsidRDefault="00444897" w:rsidP="00E27821">
      <w:pPr>
        <w:spacing w:line="259" w:lineRule="auto"/>
        <w:jc w:val="center"/>
        <w:rPr>
          <w:color w:val="FF9900"/>
        </w:rPr>
      </w:pPr>
      <w:r>
        <w:rPr>
          <w:color w:val="FF9900"/>
        </w:rPr>
        <w:pict w14:anchorId="61B7B444">
          <v:shape id="_x0000_i1028" type="#_x0000_t75" style="width:249.2pt;height:147.15pt">
            <v:imagedata r:id="rId14" o:title="Sin título4"/>
          </v:shape>
        </w:pict>
      </w:r>
    </w:p>
    <w:p w14:paraId="1864224E" w14:textId="77777777" w:rsidR="00E27821" w:rsidRDefault="00101243" w:rsidP="00AB680A">
      <w:pPr>
        <w:spacing w:line="259" w:lineRule="auto"/>
        <w:jc w:val="center"/>
      </w:pPr>
      <w:r>
        <w:rPr>
          <w:b/>
        </w:rPr>
        <w:t>Fig. 5</w:t>
      </w:r>
      <w:r w:rsidR="00E27821">
        <w:rPr>
          <w:b/>
        </w:rPr>
        <w:t xml:space="preserve"> </w:t>
      </w:r>
      <w:r w:rsidR="00E27821">
        <w:t>Compuertas que controlan el funcionamiento de cada sección del circuito</w:t>
      </w:r>
    </w:p>
    <w:p w14:paraId="5484D809" w14:textId="77777777" w:rsidR="00AB680A" w:rsidRDefault="00AB680A" w:rsidP="00AB680A">
      <w:pPr>
        <w:spacing w:line="259" w:lineRule="auto"/>
        <w:jc w:val="center"/>
      </w:pPr>
    </w:p>
    <w:p w14:paraId="0760B8F9" w14:textId="77777777" w:rsidR="00E27821" w:rsidRPr="00E27821" w:rsidRDefault="00101243" w:rsidP="00AB680A">
      <w:pPr>
        <w:spacing w:after="160" w:line="259" w:lineRule="auto"/>
        <w:jc w:val="both"/>
        <w:rPr>
          <w:sz w:val="24"/>
        </w:rPr>
      </w:pPr>
      <w:r>
        <w:rPr>
          <w:sz w:val="22"/>
        </w:rPr>
        <w:t>Como se muestra en la figura 5</w:t>
      </w:r>
      <w:r w:rsidR="00E27821">
        <w:rPr>
          <w:sz w:val="22"/>
        </w:rPr>
        <w:t xml:space="preserve"> </w:t>
      </w:r>
      <w:r w:rsidR="00E27821">
        <w:rPr>
          <w:color w:val="000000" w:themeColor="text1"/>
          <w:sz w:val="22"/>
        </w:rPr>
        <w:t>e</w:t>
      </w:r>
      <w:r w:rsidR="00E27821" w:rsidRPr="00E27821">
        <w:rPr>
          <w:color w:val="000000" w:themeColor="text1"/>
          <w:sz w:val="22"/>
        </w:rPr>
        <w:t xml:space="preserve">n este segmento se encuentran las compuertas lógicas que, debido a su configuración, garantizan la activación de un solo canal del circuito en un mismo instante de tiempo, ya sea uno de los tres </w:t>
      </w:r>
      <w:proofErr w:type="spellStart"/>
      <w:r w:rsidR="00E27821" w:rsidRPr="00E27821">
        <w:rPr>
          <w:color w:val="000000" w:themeColor="text1"/>
          <w:sz w:val="22"/>
        </w:rPr>
        <w:t>tristates</w:t>
      </w:r>
      <w:proofErr w:type="spellEnd"/>
      <w:r w:rsidR="00E27821" w:rsidRPr="00E27821">
        <w:rPr>
          <w:color w:val="000000" w:themeColor="text1"/>
          <w:sz w:val="22"/>
        </w:rPr>
        <w:t>, que se encuentran conectados a dichas compuertas, o los dos registros.</w:t>
      </w:r>
    </w:p>
    <w:p w14:paraId="24A4EAEC" w14:textId="77777777" w:rsidR="00AB680A" w:rsidRPr="00AB680A" w:rsidRDefault="00AB680A" w:rsidP="00AB680A">
      <w:pPr>
        <w:jc w:val="both"/>
        <w:rPr>
          <w:sz w:val="22"/>
        </w:rPr>
      </w:pPr>
      <w:r w:rsidRPr="00AB680A">
        <w:rPr>
          <w:sz w:val="22"/>
        </w:rPr>
        <w:t>Explicado de manera más puntual, para las entr</w:t>
      </w:r>
      <w:r>
        <w:rPr>
          <w:sz w:val="22"/>
        </w:rPr>
        <w:t>adas al circuito (</w:t>
      </w:r>
      <w:proofErr w:type="spellStart"/>
      <w:r>
        <w:rPr>
          <w:sz w:val="22"/>
        </w:rPr>
        <w:t>RDx</w:t>
      </w:r>
      <w:proofErr w:type="spellEnd"/>
      <w:r>
        <w:rPr>
          <w:sz w:val="22"/>
        </w:rPr>
        <w:t xml:space="preserve">, </w:t>
      </w:r>
      <w:proofErr w:type="spellStart"/>
      <w:r>
        <w:rPr>
          <w:sz w:val="22"/>
        </w:rPr>
        <w:t>WDx</w:t>
      </w:r>
      <w:proofErr w:type="spellEnd"/>
      <w:r>
        <w:rPr>
          <w:sz w:val="22"/>
        </w:rPr>
        <w:t xml:space="preserve">, </w:t>
      </w:r>
      <w:proofErr w:type="spellStart"/>
      <w:r>
        <w:rPr>
          <w:sz w:val="22"/>
        </w:rPr>
        <w:t>WPx</w:t>
      </w:r>
      <w:proofErr w:type="spellEnd"/>
      <w:r w:rsidRPr="00AB680A">
        <w:rPr>
          <w:sz w:val="22"/>
        </w:rPr>
        <w:t>,</w:t>
      </w:r>
      <w:r>
        <w:rPr>
          <w:sz w:val="22"/>
        </w:rPr>
        <w:t xml:space="preserve"> </w:t>
      </w:r>
      <w:proofErr w:type="spellStart"/>
      <w:r w:rsidRPr="00AB680A">
        <w:rPr>
          <w:sz w:val="22"/>
        </w:rPr>
        <w:t>RPx</w:t>
      </w:r>
      <w:proofErr w:type="spellEnd"/>
      <w:r w:rsidRPr="00AB680A">
        <w:rPr>
          <w:sz w:val="22"/>
        </w:rPr>
        <w:t xml:space="preserve"> y </w:t>
      </w:r>
      <w:proofErr w:type="spellStart"/>
      <w:r w:rsidRPr="00AB680A">
        <w:rPr>
          <w:sz w:val="22"/>
        </w:rPr>
        <w:t>RRx</w:t>
      </w:r>
      <w:proofErr w:type="spellEnd"/>
      <w:r w:rsidRPr="00AB680A">
        <w:rPr>
          <w:sz w:val="22"/>
        </w:rPr>
        <w:t>) se tendrán productos de operaciones lógicas, de modo que solo se ejecutara una acción por flanco de reloj,  de la siguiente manera:</w:t>
      </w:r>
    </w:p>
    <w:p w14:paraId="65D517A1" w14:textId="77777777" w:rsidR="00A263B1" w:rsidRDefault="00A263B1" w:rsidP="00450450">
      <w:pPr>
        <w:jc w:val="both"/>
        <w:rPr>
          <w:sz w:val="22"/>
        </w:rPr>
      </w:pPr>
    </w:p>
    <w:p w14:paraId="3AF868A9" w14:textId="77777777" w:rsidR="00AB680A" w:rsidRDefault="00AB680A" w:rsidP="00AB680A">
      <w:r>
        <w:t xml:space="preserve">Para que se active </w:t>
      </w:r>
      <w:proofErr w:type="spellStart"/>
      <w:r>
        <w:t>RDx</w:t>
      </w:r>
      <w:proofErr w:type="spellEnd"/>
      <w:r>
        <w:t>:</w:t>
      </w:r>
    </w:p>
    <w:tbl>
      <w:tblPr>
        <w:tblStyle w:val="Tablaconcuadrcula"/>
        <w:tblW w:w="0" w:type="auto"/>
        <w:tblInd w:w="348" w:type="dxa"/>
        <w:tblLook w:val="04A0" w:firstRow="1" w:lastRow="0" w:firstColumn="1" w:lastColumn="0" w:noHBand="0" w:noVBand="1"/>
      </w:tblPr>
      <w:tblGrid>
        <w:gridCol w:w="708"/>
        <w:gridCol w:w="708"/>
        <w:gridCol w:w="733"/>
        <w:gridCol w:w="729"/>
        <w:gridCol w:w="711"/>
        <w:gridCol w:w="733"/>
      </w:tblGrid>
      <w:tr w:rsidR="00AB680A" w14:paraId="16705F76" w14:textId="77777777" w:rsidTr="00AB680A">
        <w:trPr>
          <w:trHeight w:val="532"/>
        </w:trPr>
        <w:tc>
          <w:tcPr>
            <w:tcW w:w="708" w:type="dxa"/>
          </w:tcPr>
          <w:p w14:paraId="66D3E7D2" w14:textId="77777777" w:rsidR="00AB680A" w:rsidRDefault="00AB680A" w:rsidP="00DC63D9">
            <w:r>
              <w:t>A0</w:t>
            </w:r>
          </w:p>
        </w:tc>
        <w:tc>
          <w:tcPr>
            <w:tcW w:w="708" w:type="dxa"/>
          </w:tcPr>
          <w:p w14:paraId="6A71479E" w14:textId="77777777" w:rsidR="00AB680A" w:rsidRDefault="00AB680A" w:rsidP="00DC63D9">
            <w:r>
              <w:t>A1</w:t>
            </w:r>
          </w:p>
        </w:tc>
        <w:tc>
          <w:tcPr>
            <w:tcW w:w="733" w:type="dxa"/>
          </w:tcPr>
          <w:p w14:paraId="16D55A8F" w14:textId="77777777" w:rsidR="00AB680A" w:rsidRDefault="00AB680A" w:rsidP="00DC63D9">
            <w:r>
              <w:t>A12</w:t>
            </w:r>
          </w:p>
        </w:tc>
        <w:tc>
          <w:tcPr>
            <w:tcW w:w="729" w:type="dxa"/>
          </w:tcPr>
          <w:p w14:paraId="11FFD17B" w14:textId="77777777" w:rsidR="00AB680A" w:rsidRDefault="00AB680A" w:rsidP="00DC63D9">
            <w:r>
              <w:t>WD</w:t>
            </w:r>
          </w:p>
        </w:tc>
        <w:tc>
          <w:tcPr>
            <w:tcW w:w="711" w:type="dxa"/>
          </w:tcPr>
          <w:p w14:paraId="1E1411A2" w14:textId="77777777" w:rsidR="00AB680A" w:rsidRDefault="00AB680A" w:rsidP="00DC63D9">
            <w:r>
              <w:t>RD</w:t>
            </w:r>
          </w:p>
        </w:tc>
        <w:tc>
          <w:tcPr>
            <w:tcW w:w="733" w:type="dxa"/>
          </w:tcPr>
          <w:p w14:paraId="02F5454D" w14:textId="77777777" w:rsidR="00AB680A" w:rsidRDefault="00AB680A" w:rsidP="00DC63D9">
            <w:proofErr w:type="spellStart"/>
            <w:r>
              <w:t>RDx</w:t>
            </w:r>
            <w:proofErr w:type="spellEnd"/>
          </w:p>
        </w:tc>
      </w:tr>
      <w:tr w:rsidR="00AB680A" w14:paraId="6B0B0F6B" w14:textId="77777777" w:rsidTr="00AB680A">
        <w:trPr>
          <w:trHeight w:val="502"/>
        </w:trPr>
        <w:tc>
          <w:tcPr>
            <w:tcW w:w="708" w:type="dxa"/>
          </w:tcPr>
          <w:p w14:paraId="700AE618" w14:textId="77777777" w:rsidR="00AB680A" w:rsidRDefault="00AB680A" w:rsidP="00DC63D9">
            <w:r>
              <w:t>0</w:t>
            </w:r>
          </w:p>
        </w:tc>
        <w:tc>
          <w:tcPr>
            <w:tcW w:w="708" w:type="dxa"/>
          </w:tcPr>
          <w:p w14:paraId="6D2A0859" w14:textId="77777777" w:rsidR="00AB680A" w:rsidRDefault="00AB680A" w:rsidP="00DC63D9">
            <w:r>
              <w:t>0</w:t>
            </w:r>
          </w:p>
        </w:tc>
        <w:tc>
          <w:tcPr>
            <w:tcW w:w="733" w:type="dxa"/>
          </w:tcPr>
          <w:p w14:paraId="008F3240" w14:textId="77777777" w:rsidR="00AB680A" w:rsidRDefault="00AB680A" w:rsidP="00DC63D9">
            <w:r>
              <w:t>1</w:t>
            </w:r>
          </w:p>
        </w:tc>
        <w:tc>
          <w:tcPr>
            <w:tcW w:w="729" w:type="dxa"/>
          </w:tcPr>
          <w:p w14:paraId="108774BB" w14:textId="77777777" w:rsidR="00AB680A" w:rsidRDefault="00AB680A" w:rsidP="00DC63D9">
            <w:r>
              <w:t>1</w:t>
            </w:r>
          </w:p>
        </w:tc>
        <w:tc>
          <w:tcPr>
            <w:tcW w:w="711" w:type="dxa"/>
          </w:tcPr>
          <w:p w14:paraId="3795D53F" w14:textId="77777777" w:rsidR="00AB680A" w:rsidRDefault="00AB680A" w:rsidP="00DC63D9">
            <w:r>
              <w:t>0</w:t>
            </w:r>
          </w:p>
        </w:tc>
        <w:tc>
          <w:tcPr>
            <w:tcW w:w="733" w:type="dxa"/>
          </w:tcPr>
          <w:p w14:paraId="0A22906B" w14:textId="77777777" w:rsidR="00AB680A" w:rsidRDefault="00AB680A" w:rsidP="00DC63D9">
            <w:r>
              <w:t>1</w:t>
            </w:r>
          </w:p>
        </w:tc>
      </w:tr>
    </w:tbl>
    <w:p w14:paraId="225B5EB4" w14:textId="77777777" w:rsidR="00AB680A" w:rsidRDefault="00AB680A" w:rsidP="00AB680A"/>
    <w:p w14:paraId="264CE959" w14:textId="77777777" w:rsidR="00AB680A" w:rsidRDefault="00AB680A" w:rsidP="00AB680A">
      <w:pPr>
        <w:ind w:left="348"/>
      </w:pPr>
      <w:r>
        <w:t xml:space="preserve">Para activar </w:t>
      </w:r>
      <w:proofErr w:type="spellStart"/>
      <w:r>
        <w:t>RRx</w:t>
      </w:r>
      <w:proofErr w:type="spellEnd"/>
    </w:p>
    <w:tbl>
      <w:tblPr>
        <w:tblStyle w:val="Tablaconcuadrcula"/>
        <w:tblW w:w="0" w:type="auto"/>
        <w:tblInd w:w="348" w:type="dxa"/>
        <w:tblLook w:val="04A0" w:firstRow="1" w:lastRow="0" w:firstColumn="1" w:lastColumn="0" w:noHBand="0" w:noVBand="1"/>
      </w:tblPr>
      <w:tblGrid>
        <w:gridCol w:w="710"/>
        <w:gridCol w:w="710"/>
        <w:gridCol w:w="732"/>
        <w:gridCol w:w="713"/>
        <w:gridCol w:w="728"/>
        <w:gridCol w:w="729"/>
      </w:tblGrid>
      <w:tr w:rsidR="00AB680A" w14:paraId="2D4F77EB" w14:textId="77777777" w:rsidTr="00AB680A">
        <w:trPr>
          <w:trHeight w:val="561"/>
        </w:trPr>
        <w:tc>
          <w:tcPr>
            <w:tcW w:w="710" w:type="dxa"/>
          </w:tcPr>
          <w:p w14:paraId="6FA0B985" w14:textId="77777777" w:rsidR="00AB680A" w:rsidRDefault="00AB680A" w:rsidP="00DC63D9">
            <w:r>
              <w:t>A0</w:t>
            </w:r>
          </w:p>
        </w:tc>
        <w:tc>
          <w:tcPr>
            <w:tcW w:w="710" w:type="dxa"/>
          </w:tcPr>
          <w:p w14:paraId="03FA1A62" w14:textId="77777777" w:rsidR="00AB680A" w:rsidRDefault="00AB680A" w:rsidP="00DC63D9">
            <w:r>
              <w:t>A1</w:t>
            </w:r>
          </w:p>
        </w:tc>
        <w:tc>
          <w:tcPr>
            <w:tcW w:w="732" w:type="dxa"/>
          </w:tcPr>
          <w:p w14:paraId="2CD2C6D8" w14:textId="77777777" w:rsidR="00AB680A" w:rsidRDefault="00AB680A" w:rsidP="00DC63D9">
            <w:r>
              <w:t>A12</w:t>
            </w:r>
          </w:p>
        </w:tc>
        <w:tc>
          <w:tcPr>
            <w:tcW w:w="713" w:type="dxa"/>
          </w:tcPr>
          <w:p w14:paraId="2D230A83" w14:textId="77777777" w:rsidR="00AB680A" w:rsidRDefault="00AB680A" w:rsidP="00DC63D9">
            <w:r>
              <w:t>RD</w:t>
            </w:r>
          </w:p>
        </w:tc>
        <w:tc>
          <w:tcPr>
            <w:tcW w:w="728" w:type="dxa"/>
          </w:tcPr>
          <w:p w14:paraId="3457065A" w14:textId="77777777" w:rsidR="00AB680A" w:rsidRDefault="00AB680A" w:rsidP="00DC63D9">
            <w:r>
              <w:t>WD</w:t>
            </w:r>
          </w:p>
        </w:tc>
        <w:tc>
          <w:tcPr>
            <w:tcW w:w="729" w:type="dxa"/>
          </w:tcPr>
          <w:p w14:paraId="099B7E78" w14:textId="77777777" w:rsidR="00AB680A" w:rsidRDefault="00AB680A" w:rsidP="00DC63D9">
            <w:proofErr w:type="spellStart"/>
            <w:r>
              <w:t>RRx</w:t>
            </w:r>
            <w:proofErr w:type="spellEnd"/>
          </w:p>
        </w:tc>
      </w:tr>
      <w:tr w:rsidR="00AB680A" w14:paraId="25E900F6" w14:textId="77777777" w:rsidTr="00AB680A">
        <w:trPr>
          <w:trHeight w:val="530"/>
        </w:trPr>
        <w:tc>
          <w:tcPr>
            <w:tcW w:w="710" w:type="dxa"/>
          </w:tcPr>
          <w:p w14:paraId="5CB8404C" w14:textId="77777777" w:rsidR="00AB680A" w:rsidRDefault="00AB680A" w:rsidP="00DC63D9">
            <w:r>
              <w:t>1</w:t>
            </w:r>
          </w:p>
        </w:tc>
        <w:tc>
          <w:tcPr>
            <w:tcW w:w="710" w:type="dxa"/>
          </w:tcPr>
          <w:p w14:paraId="238779DB" w14:textId="77777777" w:rsidR="00AB680A" w:rsidRDefault="00AB680A" w:rsidP="00DC63D9">
            <w:r>
              <w:t>0</w:t>
            </w:r>
          </w:p>
        </w:tc>
        <w:tc>
          <w:tcPr>
            <w:tcW w:w="732" w:type="dxa"/>
          </w:tcPr>
          <w:p w14:paraId="1F5A7CA9" w14:textId="77777777" w:rsidR="00AB680A" w:rsidRDefault="00AB680A" w:rsidP="00DC63D9">
            <w:r>
              <w:t>1</w:t>
            </w:r>
          </w:p>
        </w:tc>
        <w:tc>
          <w:tcPr>
            <w:tcW w:w="713" w:type="dxa"/>
          </w:tcPr>
          <w:p w14:paraId="6D6D186A" w14:textId="77777777" w:rsidR="00AB680A" w:rsidRDefault="00AB680A" w:rsidP="00DC63D9">
            <w:r>
              <w:t>0</w:t>
            </w:r>
          </w:p>
        </w:tc>
        <w:tc>
          <w:tcPr>
            <w:tcW w:w="728" w:type="dxa"/>
          </w:tcPr>
          <w:p w14:paraId="0D4E7D1E" w14:textId="77777777" w:rsidR="00AB680A" w:rsidRDefault="00AB680A" w:rsidP="00DC63D9">
            <w:r>
              <w:t>1</w:t>
            </w:r>
          </w:p>
        </w:tc>
        <w:tc>
          <w:tcPr>
            <w:tcW w:w="729" w:type="dxa"/>
          </w:tcPr>
          <w:p w14:paraId="17229CE0" w14:textId="77777777" w:rsidR="00AB680A" w:rsidRDefault="00AB680A" w:rsidP="00DC63D9">
            <w:r>
              <w:t>1</w:t>
            </w:r>
          </w:p>
        </w:tc>
      </w:tr>
    </w:tbl>
    <w:p w14:paraId="76D6B10F" w14:textId="77777777" w:rsidR="00AB680A" w:rsidRDefault="00AB680A" w:rsidP="00AB680A"/>
    <w:p w14:paraId="25538888" w14:textId="77777777" w:rsidR="00AB680A" w:rsidRDefault="00AB680A" w:rsidP="00AB680A">
      <w:pPr>
        <w:ind w:left="348"/>
      </w:pPr>
      <w:r>
        <w:t xml:space="preserve">Para activar </w:t>
      </w:r>
      <w:proofErr w:type="spellStart"/>
      <w:r>
        <w:t>WDx</w:t>
      </w:r>
      <w:proofErr w:type="spellEnd"/>
    </w:p>
    <w:tbl>
      <w:tblPr>
        <w:tblStyle w:val="Tablaconcuadrcula"/>
        <w:tblW w:w="0" w:type="auto"/>
        <w:tblInd w:w="348" w:type="dxa"/>
        <w:tblLook w:val="04A0" w:firstRow="1" w:lastRow="0" w:firstColumn="1" w:lastColumn="0" w:noHBand="0" w:noVBand="1"/>
      </w:tblPr>
      <w:tblGrid>
        <w:gridCol w:w="707"/>
        <w:gridCol w:w="707"/>
        <w:gridCol w:w="729"/>
        <w:gridCol w:w="710"/>
        <w:gridCol w:w="725"/>
        <w:gridCol w:w="744"/>
      </w:tblGrid>
      <w:tr w:rsidR="00AB680A" w14:paraId="24541956" w14:textId="77777777" w:rsidTr="00AB680A">
        <w:trPr>
          <w:trHeight w:val="561"/>
        </w:trPr>
        <w:tc>
          <w:tcPr>
            <w:tcW w:w="707" w:type="dxa"/>
          </w:tcPr>
          <w:p w14:paraId="10A99B75" w14:textId="77777777" w:rsidR="00AB680A" w:rsidRDefault="00AB680A" w:rsidP="00DC63D9">
            <w:r>
              <w:t>A0</w:t>
            </w:r>
          </w:p>
        </w:tc>
        <w:tc>
          <w:tcPr>
            <w:tcW w:w="707" w:type="dxa"/>
          </w:tcPr>
          <w:p w14:paraId="55BD8702" w14:textId="77777777" w:rsidR="00AB680A" w:rsidRDefault="00AB680A" w:rsidP="00DC63D9">
            <w:r>
              <w:t>A1</w:t>
            </w:r>
          </w:p>
        </w:tc>
        <w:tc>
          <w:tcPr>
            <w:tcW w:w="729" w:type="dxa"/>
          </w:tcPr>
          <w:p w14:paraId="62F137B5" w14:textId="77777777" w:rsidR="00AB680A" w:rsidRDefault="00AB680A" w:rsidP="00DC63D9">
            <w:r>
              <w:t>A12</w:t>
            </w:r>
          </w:p>
        </w:tc>
        <w:tc>
          <w:tcPr>
            <w:tcW w:w="710" w:type="dxa"/>
          </w:tcPr>
          <w:p w14:paraId="5AF30EBE" w14:textId="77777777" w:rsidR="00AB680A" w:rsidRDefault="00AB680A" w:rsidP="00DC63D9">
            <w:r>
              <w:t>RD</w:t>
            </w:r>
          </w:p>
        </w:tc>
        <w:tc>
          <w:tcPr>
            <w:tcW w:w="725" w:type="dxa"/>
          </w:tcPr>
          <w:p w14:paraId="39896FC2" w14:textId="77777777" w:rsidR="00AB680A" w:rsidRDefault="00AB680A" w:rsidP="00DC63D9">
            <w:r>
              <w:t>WD</w:t>
            </w:r>
          </w:p>
        </w:tc>
        <w:tc>
          <w:tcPr>
            <w:tcW w:w="744" w:type="dxa"/>
          </w:tcPr>
          <w:p w14:paraId="68912C0F" w14:textId="77777777" w:rsidR="00AB680A" w:rsidRDefault="00AB680A" w:rsidP="00DC63D9">
            <w:proofErr w:type="spellStart"/>
            <w:r>
              <w:t>WDx</w:t>
            </w:r>
            <w:proofErr w:type="spellEnd"/>
          </w:p>
        </w:tc>
      </w:tr>
      <w:tr w:rsidR="00AB680A" w14:paraId="09FCA638" w14:textId="77777777" w:rsidTr="00AB680A">
        <w:trPr>
          <w:trHeight w:val="530"/>
        </w:trPr>
        <w:tc>
          <w:tcPr>
            <w:tcW w:w="707" w:type="dxa"/>
          </w:tcPr>
          <w:p w14:paraId="495CC292" w14:textId="77777777" w:rsidR="00AB680A" w:rsidRDefault="00AB680A" w:rsidP="00DC63D9">
            <w:r>
              <w:t>0</w:t>
            </w:r>
          </w:p>
        </w:tc>
        <w:tc>
          <w:tcPr>
            <w:tcW w:w="707" w:type="dxa"/>
          </w:tcPr>
          <w:p w14:paraId="06A13C13" w14:textId="77777777" w:rsidR="00AB680A" w:rsidRDefault="00AB680A" w:rsidP="00DC63D9">
            <w:r>
              <w:t>0</w:t>
            </w:r>
          </w:p>
        </w:tc>
        <w:tc>
          <w:tcPr>
            <w:tcW w:w="729" w:type="dxa"/>
          </w:tcPr>
          <w:p w14:paraId="728A60FE" w14:textId="77777777" w:rsidR="00AB680A" w:rsidRDefault="00AB680A" w:rsidP="00DC63D9">
            <w:r>
              <w:t>1</w:t>
            </w:r>
          </w:p>
        </w:tc>
        <w:tc>
          <w:tcPr>
            <w:tcW w:w="710" w:type="dxa"/>
          </w:tcPr>
          <w:p w14:paraId="41B7E40A" w14:textId="77777777" w:rsidR="00AB680A" w:rsidRDefault="00AB680A" w:rsidP="00DC63D9">
            <w:r>
              <w:t>1</w:t>
            </w:r>
          </w:p>
        </w:tc>
        <w:tc>
          <w:tcPr>
            <w:tcW w:w="725" w:type="dxa"/>
          </w:tcPr>
          <w:p w14:paraId="46B41F89" w14:textId="77777777" w:rsidR="00AB680A" w:rsidRDefault="00AB680A" w:rsidP="00DC63D9">
            <w:r>
              <w:t>0</w:t>
            </w:r>
          </w:p>
        </w:tc>
        <w:tc>
          <w:tcPr>
            <w:tcW w:w="744" w:type="dxa"/>
          </w:tcPr>
          <w:p w14:paraId="072AA4B0" w14:textId="77777777" w:rsidR="00AB680A" w:rsidRDefault="00AB680A" w:rsidP="00DC63D9">
            <w:r>
              <w:t>1</w:t>
            </w:r>
          </w:p>
        </w:tc>
      </w:tr>
    </w:tbl>
    <w:p w14:paraId="3C816140" w14:textId="77777777" w:rsidR="00AB680A" w:rsidRDefault="00AB680A" w:rsidP="00AB680A">
      <w:pPr>
        <w:ind w:left="348"/>
      </w:pPr>
      <w:r>
        <w:t xml:space="preserve">Para activar </w:t>
      </w:r>
      <w:proofErr w:type="spellStart"/>
      <w:r>
        <w:t>WPx</w:t>
      </w:r>
      <w:proofErr w:type="spellEnd"/>
    </w:p>
    <w:tbl>
      <w:tblPr>
        <w:tblStyle w:val="Tablaconcuadrcula"/>
        <w:tblW w:w="0" w:type="auto"/>
        <w:tblInd w:w="348" w:type="dxa"/>
        <w:tblLook w:val="04A0" w:firstRow="1" w:lastRow="0" w:firstColumn="1" w:lastColumn="0" w:noHBand="0" w:noVBand="1"/>
      </w:tblPr>
      <w:tblGrid>
        <w:gridCol w:w="707"/>
        <w:gridCol w:w="708"/>
        <w:gridCol w:w="730"/>
        <w:gridCol w:w="711"/>
        <w:gridCol w:w="726"/>
        <w:gridCol w:w="740"/>
      </w:tblGrid>
      <w:tr w:rsidR="00AB680A" w14:paraId="673D2152" w14:textId="77777777" w:rsidTr="00AB680A">
        <w:trPr>
          <w:trHeight w:val="561"/>
        </w:trPr>
        <w:tc>
          <w:tcPr>
            <w:tcW w:w="707" w:type="dxa"/>
          </w:tcPr>
          <w:p w14:paraId="4A7CA2D9" w14:textId="77777777" w:rsidR="00AB680A" w:rsidRDefault="00AB680A" w:rsidP="00DC63D9">
            <w:r>
              <w:t>A0</w:t>
            </w:r>
          </w:p>
        </w:tc>
        <w:tc>
          <w:tcPr>
            <w:tcW w:w="708" w:type="dxa"/>
          </w:tcPr>
          <w:p w14:paraId="2A804D6E" w14:textId="77777777" w:rsidR="00AB680A" w:rsidRDefault="00AB680A" w:rsidP="00DC63D9">
            <w:r>
              <w:t>A1</w:t>
            </w:r>
          </w:p>
        </w:tc>
        <w:tc>
          <w:tcPr>
            <w:tcW w:w="730" w:type="dxa"/>
          </w:tcPr>
          <w:p w14:paraId="17272C56" w14:textId="77777777" w:rsidR="00AB680A" w:rsidRDefault="00AB680A" w:rsidP="00DC63D9">
            <w:r>
              <w:t>A12</w:t>
            </w:r>
          </w:p>
        </w:tc>
        <w:tc>
          <w:tcPr>
            <w:tcW w:w="711" w:type="dxa"/>
          </w:tcPr>
          <w:p w14:paraId="54DC9BA2" w14:textId="77777777" w:rsidR="00AB680A" w:rsidRDefault="00AB680A" w:rsidP="00DC63D9">
            <w:r>
              <w:t>RD</w:t>
            </w:r>
          </w:p>
        </w:tc>
        <w:tc>
          <w:tcPr>
            <w:tcW w:w="726" w:type="dxa"/>
          </w:tcPr>
          <w:p w14:paraId="2E4B7F21" w14:textId="77777777" w:rsidR="00AB680A" w:rsidRDefault="00AB680A" w:rsidP="00DC63D9">
            <w:r>
              <w:t>WD</w:t>
            </w:r>
          </w:p>
        </w:tc>
        <w:tc>
          <w:tcPr>
            <w:tcW w:w="740" w:type="dxa"/>
          </w:tcPr>
          <w:p w14:paraId="2158D055" w14:textId="77777777" w:rsidR="00AB680A" w:rsidRDefault="00AB680A" w:rsidP="00DC63D9">
            <w:proofErr w:type="spellStart"/>
            <w:r>
              <w:t>WPx</w:t>
            </w:r>
            <w:proofErr w:type="spellEnd"/>
          </w:p>
        </w:tc>
      </w:tr>
      <w:tr w:rsidR="00AB680A" w14:paraId="26EF7C79" w14:textId="77777777" w:rsidTr="00AB680A">
        <w:trPr>
          <w:trHeight w:val="530"/>
        </w:trPr>
        <w:tc>
          <w:tcPr>
            <w:tcW w:w="707" w:type="dxa"/>
          </w:tcPr>
          <w:p w14:paraId="2F343BD4" w14:textId="77777777" w:rsidR="00AB680A" w:rsidRDefault="00AB680A" w:rsidP="00DC63D9">
            <w:r>
              <w:t>1</w:t>
            </w:r>
          </w:p>
        </w:tc>
        <w:tc>
          <w:tcPr>
            <w:tcW w:w="708" w:type="dxa"/>
          </w:tcPr>
          <w:p w14:paraId="01E80338" w14:textId="77777777" w:rsidR="00AB680A" w:rsidRDefault="00AB680A" w:rsidP="00DC63D9">
            <w:r>
              <w:t>0</w:t>
            </w:r>
          </w:p>
        </w:tc>
        <w:tc>
          <w:tcPr>
            <w:tcW w:w="730" w:type="dxa"/>
          </w:tcPr>
          <w:p w14:paraId="3CD02E98" w14:textId="77777777" w:rsidR="00AB680A" w:rsidRDefault="00AB680A" w:rsidP="00DC63D9">
            <w:r>
              <w:t>1</w:t>
            </w:r>
          </w:p>
        </w:tc>
        <w:tc>
          <w:tcPr>
            <w:tcW w:w="711" w:type="dxa"/>
          </w:tcPr>
          <w:p w14:paraId="1998605B" w14:textId="77777777" w:rsidR="00AB680A" w:rsidRDefault="00AB680A" w:rsidP="00DC63D9">
            <w:r>
              <w:t>1</w:t>
            </w:r>
          </w:p>
        </w:tc>
        <w:tc>
          <w:tcPr>
            <w:tcW w:w="726" w:type="dxa"/>
          </w:tcPr>
          <w:p w14:paraId="05B53317" w14:textId="77777777" w:rsidR="00AB680A" w:rsidRDefault="00AB680A" w:rsidP="00DC63D9">
            <w:r>
              <w:t>0</w:t>
            </w:r>
          </w:p>
        </w:tc>
        <w:tc>
          <w:tcPr>
            <w:tcW w:w="740" w:type="dxa"/>
          </w:tcPr>
          <w:p w14:paraId="1375BD65" w14:textId="77777777" w:rsidR="00AB680A" w:rsidRDefault="00AB680A" w:rsidP="00DC63D9">
            <w:r>
              <w:t>1</w:t>
            </w:r>
          </w:p>
        </w:tc>
      </w:tr>
    </w:tbl>
    <w:p w14:paraId="4C86EAF3" w14:textId="77777777" w:rsidR="00AB680A" w:rsidRDefault="00AB680A" w:rsidP="00AB680A"/>
    <w:p w14:paraId="6EF04092" w14:textId="77777777" w:rsidR="00AB680A" w:rsidRDefault="00AB680A" w:rsidP="00AB680A">
      <w:pPr>
        <w:ind w:left="348"/>
      </w:pPr>
      <w:r>
        <w:t xml:space="preserve">Para activar </w:t>
      </w:r>
      <w:proofErr w:type="spellStart"/>
      <w:r>
        <w:t>RPx</w:t>
      </w:r>
      <w:proofErr w:type="spellEnd"/>
    </w:p>
    <w:tbl>
      <w:tblPr>
        <w:tblStyle w:val="Tablaconcuadrcula"/>
        <w:tblW w:w="0" w:type="auto"/>
        <w:tblInd w:w="348" w:type="dxa"/>
        <w:tblLook w:val="04A0" w:firstRow="1" w:lastRow="0" w:firstColumn="1" w:lastColumn="0" w:noHBand="0" w:noVBand="1"/>
      </w:tblPr>
      <w:tblGrid>
        <w:gridCol w:w="710"/>
        <w:gridCol w:w="710"/>
        <w:gridCol w:w="732"/>
        <w:gridCol w:w="714"/>
        <w:gridCol w:w="728"/>
        <w:gridCol w:w="728"/>
      </w:tblGrid>
      <w:tr w:rsidR="00AB680A" w14:paraId="32079D73" w14:textId="77777777" w:rsidTr="00AB680A">
        <w:trPr>
          <w:trHeight w:val="561"/>
        </w:trPr>
        <w:tc>
          <w:tcPr>
            <w:tcW w:w="710" w:type="dxa"/>
          </w:tcPr>
          <w:p w14:paraId="11EA0825" w14:textId="77777777" w:rsidR="00AB680A" w:rsidRDefault="00AB680A" w:rsidP="00DC63D9">
            <w:r>
              <w:t>A0</w:t>
            </w:r>
          </w:p>
        </w:tc>
        <w:tc>
          <w:tcPr>
            <w:tcW w:w="710" w:type="dxa"/>
          </w:tcPr>
          <w:p w14:paraId="5A472485" w14:textId="77777777" w:rsidR="00AB680A" w:rsidRDefault="00AB680A" w:rsidP="00DC63D9">
            <w:r>
              <w:t>A1</w:t>
            </w:r>
          </w:p>
        </w:tc>
        <w:tc>
          <w:tcPr>
            <w:tcW w:w="732" w:type="dxa"/>
          </w:tcPr>
          <w:p w14:paraId="7650DB2E" w14:textId="77777777" w:rsidR="00AB680A" w:rsidRDefault="00AB680A" w:rsidP="00DC63D9">
            <w:r>
              <w:t>A12</w:t>
            </w:r>
          </w:p>
        </w:tc>
        <w:tc>
          <w:tcPr>
            <w:tcW w:w="714" w:type="dxa"/>
          </w:tcPr>
          <w:p w14:paraId="16F55DE3" w14:textId="77777777" w:rsidR="00AB680A" w:rsidRDefault="00AB680A" w:rsidP="00DC63D9">
            <w:r>
              <w:t>RD</w:t>
            </w:r>
          </w:p>
        </w:tc>
        <w:tc>
          <w:tcPr>
            <w:tcW w:w="728" w:type="dxa"/>
          </w:tcPr>
          <w:p w14:paraId="5E1F8FC6" w14:textId="77777777" w:rsidR="00AB680A" w:rsidRDefault="00AB680A" w:rsidP="00DC63D9">
            <w:r>
              <w:t>WD</w:t>
            </w:r>
          </w:p>
        </w:tc>
        <w:tc>
          <w:tcPr>
            <w:tcW w:w="728" w:type="dxa"/>
          </w:tcPr>
          <w:p w14:paraId="7BDB959D" w14:textId="77777777" w:rsidR="00AB680A" w:rsidRDefault="00AB680A" w:rsidP="00DC63D9">
            <w:proofErr w:type="spellStart"/>
            <w:r>
              <w:t>RPx</w:t>
            </w:r>
            <w:proofErr w:type="spellEnd"/>
          </w:p>
        </w:tc>
      </w:tr>
      <w:tr w:rsidR="00AB680A" w14:paraId="7A8B98E9" w14:textId="77777777" w:rsidTr="00AB680A">
        <w:trPr>
          <w:trHeight w:val="530"/>
        </w:trPr>
        <w:tc>
          <w:tcPr>
            <w:tcW w:w="710" w:type="dxa"/>
          </w:tcPr>
          <w:p w14:paraId="69301087" w14:textId="77777777" w:rsidR="00AB680A" w:rsidRDefault="00AB680A" w:rsidP="00DC63D9">
            <w:r>
              <w:t>0</w:t>
            </w:r>
          </w:p>
        </w:tc>
        <w:tc>
          <w:tcPr>
            <w:tcW w:w="710" w:type="dxa"/>
          </w:tcPr>
          <w:p w14:paraId="73F6FD61" w14:textId="77777777" w:rsidR="00AB680A" w:rsidRDefault="00AB680A" w:rsidP="00DC63D9">
            <w:r>
              <w:t>1</w:t>
            </w:r>
          </w:p>
        </w:tc>
        <w:tc>
          <w:tcPr>
            <w:tcW w:w="732" w:type="dxa"/>
          </w:tcPr>
          <w:p w14:paraId="6563797B" w14:textId="77777777" w:rsidR="00AB680A" w:rsidRDefault="00AB680A" w:rsidP="00DC63D9">
            <w:r>
              <w:t>1</w:t>
            </w:r>
          </w:p>
        </w:tc>
        <w:tc>
          <w:tcPr>
            <w:tcW w:w="714" w:type="dxa"/>
          </w:tcPr>
          <w:p w14:paraId="34385EA4" w14:textId="77777777" w:rsidR="00AB680A" w:rsidRDefault="00AB680A" w:rsidP="00DC63D9">
            <w:r>
              <w:t>0</w:t>
            </w:r>
          </w:p>
        </w:tc>
        <w:tc>
          <w:tcPr>
            <w:tcW w:w="728" w:type="dxa"/>
          </w:tcPr>
          <w:p w14:paraId="71939630" w14:textId="77777777" w:rsidR="00AB680A" w:rsidRDefault="00AB680A" w:rsidP="00DC63D9">
            <w:r>
              <w:t>1</w:t>
            </w:r>
          </w:p>
        </w:tc>
        <w:tc>
          <w:tcPr>
            <w:tcW w:w="728" w:type="dxa"/>
          </w:tcPr>
          <w:p w14:paraId="45F59CC2" w14:textId="77777777" w:rsidR="00AB680A" w:rsidRDefault="00AB680A" w:rsidP="00DC63D9">
            <w:r>
              <w:t>1</w:t>
            </w:r>
          </w:p>
        </w:tc>
      </w:tr>
    </w:tbl>
    <w:p w14:paraId="58762C10" w14:textId="77777777" w:rsidR="00AB680A" w:rsidRPr="00A263B1" w:rsidRDefault="00AB680A" w:rsidP="00450450">
      <w:pPr>
        <w:jc w:val="both"/>
        <w:rPr>
          <w:sz w:val="22"/>
        </w:rPr>
      </w:pPr>
    </w:p>
    <w:p w14:paraId="488540BF" w14:textId="77777777" w:rsidR="0004045C" w:rsidRDefault="00444897" w:rsidP="00B4493E">
      <w:pPr>
        <w:jc w:val="center"/>
        <w:rPr>
          <w:sz w:val="22"/>
        </w:rPr>
      </w:pPr>
      <w:r>
        <w:rPr>
          <w:sz w:val="22"/>
        </w:rPr>
        <w:pict w14:anchorId="5F8B71C3">
          <v:shape id="_x0000_i1029" type="#_x0000_t75" style="width:98.9pt;height:118.35pt">
            <v:imagedata r:id="rId15" o:title="Sin título5"/>
          </v:shape>
        </w:pict>
      </w:r>
    </w:p>
    <w:p w14:paraId="3B11BE8C" w14:textId="77777777" w:rsidR="00B4493E" w:rsidRDefault="00101243" w:rsidP="00B4493E">
      <w:pPr>
        <w:jc w:val="center"/>
      </w:pPr>
      <w:r>
        <w:rPr>
          <w:b/>
        </w:rPr>
        <w:t>Fig. 6</w:t>
      </w:r>
      <w:r w:rsidR="00B4493E">
        <w:rPr>
          <w:b/>
        </w:rPr>
        <w:t xml:space="preserve"> </w:t>
      </w:r>
      <w:r w:rsidR="00B4493E">
        <w:t>Probadores lógicos</w:t>
      </w:r>
    </w:p>
    <w:p w14:paraId="32C7CE90" w14:textId="77777777" w:rsidR="00B4493E" w:rsidRDefault="00B4493E" w:rsidP="00B4493E">
      <w:pPr>
        <w:jc w:val="center"/>
      </w:pPr>
    </w:p>
    <w:p w14:paraId="364C2BA7" w14:textId="77777777" w:rsidR="00B4493E" w:rsidRDefault="00B4493E" w:rsidP="00B4493E">
      <w:pPr>
        <w:jc w:val="both"/>
        <w:rPr>
          <w:color w:val="0070C0"/>
          <w:sz w:val="22"/>
        </w:rPr>
      </w:pPr>
      <w:r>
        <w:rPr>
          <w:sz w:val="22"/>
        </w:rPr>
        <w:t>Los probadores lógicos</w:t>
      </w:r>
      <w:r w:rsidR="00101243">
        <w:rPr>
          <w:sz w:val="22"/>
        </w:rPr>
        <w:t xml:space="preserve"> que se observan, en la figura 6</w:t>
      </w:r>
      <w:r>
        <w:rPr>
          <w:sz w:val="22"/>
        </w:rPr>
        <w:t xml:space="preserve">, son utilizados para enviar los valores </w:t>
      </w:r>
      <w:r w:rsidRPr="00B4493E">
        <w:rPr>
          <w:color w:val="000000" w:themeColor="text1"/>
          <w:sz w:val="22"/>
        </w:rPr>
        <w:t xml:space="preserve">a las compuertas lógicas, donde A0 es para activar el </w:t>
      </w:r>
      <w:proofErr w:type="spellStart"/>
      <w:r w:rsidRPr="00B4493E">
        <w:rPr>
          <w:color w:val="000000" w:themeColor="text1"/>
          <w:sz w:val="22"/>
        </w:rPr>
        <w:t>flip-flop</w:t>
      </w:r>
      <w:proofErr w:type="spellEnd"/>
      <w:r w:rsidRPr="00B4493E">
        <w:rPr>
          <w:color w:val="000000" w:themeColor="text1"/>
          <w:sz w:val="22"/>
        </w:rPr>
        <w:t xml:space="preserve"> 2, </w:t>
      </w:r>
      <w:r w:rsidR="00DE39F2">
        <w:rPr>
          <w:color w:val="000000" w:themeColor="text1"/>
          <w:sz w:val="22"/>
        </w:rPr>
        <w:t>A1 es para l</w:t>
      </w:r>
      <w:r w:rsidRPr="00B4493E">
        <w:rPr>
          <w:color w:val="000000" w:themeColor="text1"/>
          <w:sz w:val="22"/>
        </w:rPr>
        <w:t>eer del puerto, A12 es para configurar el pin, RD es para leer del pin y WR es para escribir en el pin</w:t>
      </w:r>
      <w:r w:rsidRPr="00B4493E">
        <w:rPr>
          <w:color w:val="0070C0"/>
          <w:sz w:val="22"/>
        </w:rPr>
        <w:t>.</w:t>
      </w:r>
    </w:p>
    <w:p w14:paraId="23336822" w14:textId="77777777" w:rsidR="00DE39F2" w:rsidRDefault="00DE39F2" w:rsidP="00B4493E">
      <w:pPr>
        <w:jc w:val="both"/>
        <w:rPr>
          <w:color w:val="0070C0"/>
          <w:sz w:val="22"/>
        </w:rPr>
      </w:pPr>
    </w:p>
    <w:p w14:paraId="062E9840" w14:textId="77777777" w:rsidR="00DE39F2" w:rsidRPr="00B4493E" w:rsidRDefault="00444897" w:rsidP="00B4493E">
      <w:pPr>
        <w:jc w:val="both"/>
        <w:rPr>
          <w:sz w:val="22"/>
        </w:rPr>
      </w:pPr>
      <w:r>
        <w:rPr>
          <w:sz w:val="22"/>
        </w:rPr>
        <w:pict w14:anchorId="0398369C">
          <v:shape id="_x0000_i1030" type="#_x0000_t75" style="width:251.05pt;height:78.9pt">
            <v:imagedata r:id="rId16" o:title="Sin título6"/>
          </v:shape>
        </w:pict>
      </w:r>
    </w:p>
    <w:p w14:paraId="4493960F" w14:textId="77777777" w:rsidR="0004045C" w:rsidRPr="00DE39F2" w:rsidRDefault="00101243" w:rsidP="00DE39F2">
      <w:pPr>
        <w:jc w:val="center"/>
      </w:pPr>
      <w:r>
        <w:rPr>
          <w:b/>
        </w:rPr>
        <w:t>Fig. 7</w:t>
      </w:r>
      <w:r w:rsidR="00DE39F2">
        <w:rPr>
          <w:b/>
        </w:rPr>
        <w:t xml:space="preserve"> </w:t>
      </w:r>
      <w:proofErr w:type="spellStart"/>
      <w:r w:rsidR="00DE39F2">
        <w:t>Seccion</w:t>
      </w:r>
      <w:proofErr w:type="spellEnd"/>
      <w:r w:rsidR="00DE39F2">
        <w:t xml:space="preserve"> del circuito que controla </w:t>
      </w:r>
      <w:proofErr w:type="spellStart"/>
      <w:r w:rsidR="00DE39F2">
        <w:t>PINx</w:t>
      </w:r>
      <w:proofErr w:type="spellEnd"/>
    </w:p>
    <w:p w14:paraId="6CF089E0" w14:textId="77777777" w:rsidR="00120A78" w:rsidRDefault="00120A78" w:rsidP="005E4D9E">
      <w:pPr>
        <w:jc w:val="both"/>
      </w:pPr>
    </w:p>
    <w:p w14:paraId="62E63AB4" w14:textId="77777777" w:rsidR="00DE39F2" w:rsidRPr="00DE39F2" w:rsidRDefault="00DE39F2" w:rsidP="005E4D9E">
      <w:pPr>
        <w:jc w:val="both"/>
        <w:rPr>
          <w:sz w:val="22"/>
        </w:rPr>
      </w:pPr>
      <w:r>
        <w:rPr>
          <w:sz w:val="22"/>
        </w:rPr>
        <w:t>El s</w:t>
      </w:r>
      <w:r w:rsidR="00101243">
        <w:rPr>
          <w:sz w:val="22"/>
        </w:rPr>
        <w:t>egmento mostrado, en la figura 7</w:t>
      </w:r>
      <w:r w:rsidR="005E443E">
        <w:rPr>
          <w:sz w:val="22"/>
        </w:rPr>
        <w:t xml:space="preserve">, </w:t>
      </w:r>
      <w:r w:rsidR="005E443E" w:rsidRPr="005E443E">
        <w:rPr>
          <w:color w:val="000000" w:themeColor="text1"/>
          <w:sz w:val="22"/>
        </w:rPr>
        <w:t>es el encargado de leer la señal de entrada desde el pin, para cuando se configura en modo lectura.</w:t>
      </w:r>
    </w:p>
    <w:p w14:paraId="3566ED9F" w14:textId="77777777" w:rsidR="00120A78" w:rsidRDefault="00120A78" w:rsidP="005E4D9E">
      <w:pPr>
        <w:jc w:val="both"/>
        <w:rPr>
          <w:sz w:val="22"/>
        </w:rPr>
      </w:pPr>
    </w:p>
    <w:p w14:paraId="48B6CB9F" w14:textId="77777777" w:rsidR="005E443E" w:rsidRDefault="00444897" w:rsidP="005E443E">
      <w:pPr>
        <w:jc w:val="center"/>
        <w:rPr>
          <w:sz w:val="22"/>
        </w:rPr>
      </w:pPr>
      <w:r>
        <w:rPr>
          <w:sz w:val="22"/>
        </w:rPr>
        <w:pict w14:anchorId="0173C050">
          <v:shape id="_x0000_i1031" type="#_x0000_t75" style="width:127.7pt;height:120.2pt">
            <v:imagedata r:id="rId17" o:title="Sin título7"/>
          </v:shape>
        </w:pict>
      </w:r>
    </w:p>
    <w:p w14:paraId="27AE6AF4" w14:textId="77777777" w:rsidR="005E443E" w:rsidRDefault="00101243" w:rsidP="005E443E">
      <w:pPr>
        <w:jc w:val="center"/>
      </w:pPr>
      <w:r>
        <w:rPr>
          <w:b/>
        </w:rPr>
        <w:t>Fig. 8</w:t>
      </w:r>
      <w:r w:rsidR="005E443E">
        <w:rPr>
          <w:b/>
        </w:rPr>
        <w:t xml:space="preserve"> </w:t>
      </w:r>
      <w:r w:rsidR="005E443E">
        <w:t xml:space="preserve">Compuerta </w:t>
      </w:r>
      <w:proofErr w:type="spellStart"/>
      <w:r w:rsidR="005E443E">
        <w:t>tristate</w:t>
      </w:r>
      <w:proofErr w:type="spellEnd"/>
    </w:p>
    <w:p w14:paraId="6949E476" w14:textId="77777777" w:rsidR="005E443E" w:rsidRDefault="005E443E" w:rsidP="005E443E">
      <w:pPr>
        <w:jc w:val="center"/>
      </w:pPr>
    </w:p>
    <w:p w14:paraId="52CE6A31" w14:textId="77777777" w:rsidR="005E443E" w:rsidRDefault="002C67FC" w:rsidP="002C67FC">
      <w:pPr>
        <w:jc w:val="both"/>
        <w:rPr>
          <w:sz w:val="22"/>
        </w:rPr>
      </w:pPr>
      <w:r>
        <w:rPr>
          <w:sz w:val="22"/>
        </w:rPr>
        <w:lastRenderedPageBreak/>
        <w:t xml:space="preserve">La compuerta </w:t>
      </w:r>
      <w:proofErr w:type="spellStart"/>
      <w:r>
        <w:rPr>
          <w:sz w:val="22"/>
        </w:rPr>
        <w:t>tr</w:t>
      </w:r>
      <w:r w:rsidR="00101243">
        <w:rPr>
          <w:sz w:val="22"/>
        </w:rPr>
        <w:t>istate</w:t>
      </w:r>
      <w:proofErr w:type="spellEnd"/>
      <w:r w:rsidR="00101243">
        <w:rPr>
          <w:sz w:val="22"/>
        </w:rPr>
        <w:t xml:space="preserve"> observada, en la figura 8</w:t>
      </w:r>
      <w:r>
        <w:rPr>
          <w:sz w:val="22"/>
        </w:rPr>
        <w:t>, es utilizada para controlar el paso de la información suministrada por el registro de escritura, el cual solo debe funcionar cuando el pin se encuentre configurado como salida.</w:t>
      </w:r>
    </w:p>
    <w:p w14:paraId="53CCC625" w14:textId="77777777" w:rsidR="002C67FC" w:rsidRDefault="002C67FC" w:rsidP="002C67FC">
      <w:pPr>
        <w:jc w:val="both"/>
        <w:rPr>
          <w:sz w:val="22"/>
        </w:rPr>
      </w:pPr>
    </w:p>
    <w:p w14:paraId="71DA6C4E" w14:textId="77777777" w:rsidR="002C67FC" w:rsidRDefault="00910267" w:rsidP="002C67FC">
      <w:pPr>
        <w:jc w:val="center"/>
        <w:rPr>
          <w:sz w:val="22"/>
        </w:rPr>
      </w:pPr>
      <w:r>
        <w:rPr>
          <w:sz w:val="22"/>
        </w:rPr>
        <w:pict w14:anchorId="50A57509">
          <v:shape id="_x0000_i1032" type="#_x0000_t75" style="width:234.8pt;height:94.55pt">
            <v:imagedata r:id="rId18" o:title="Sin título8"/>
          </v:shape>
        </w:pict>
      </w:r>
    </w:p>
    <w:p w14:paraId="6379D7A2" w14:textId="77777777" w:rsidR="002C67FC" w:rsidRDefault="00101243" w:rsidP="002C67FC">
      <w:pPr>
        <w:jc w:val="center"/>
      </w:pPr>
      <w:r>
        <w:rPr>
          <w:b/>
        </w:rPr>
        <w:t>Fig. 9</w:t>
      </w:r>
      <w:r w:rsidR="002C67FC">
        <w:rPr>
          <w:b/>
        </w:rPr>
        <w:t xml:space="preserve"> </w:t>
      </w:r>
      <w:r w:rsidR="002C67FC">
        <w:t>Compuertas conectadas a transistor MOSFET</w:t>
      </w:r>
    </w:p>
    <w:p w14:paraId="54523FE3" w14:textId="77777777" w:rsidR="002C67FC" w:rsidRDefault="002C67FC" w:rsidP="002C67FC">
      <w:pPr>
        <w:jc w:val="center"/>
      </w:pPr>
    </w:p>
    <w:p w14:paraId="7269BFBA" w14:textId="77777777" w:rsidR="002C67FC" w:rsidRDefault="00101243" w:rsidP="002C67FC">
      <w:pPr>
        <w:jc w:val="both"/>
        <w:rPr>
          <w:sz w:val="22"/>
        </w:rPr>
      </w:pPr>
      <w:r>
        <w:rPr>
          <w:sz w:val="22"/>
        </w:rPr>
        <w:t>El segmento de la figura 9</w:t>
      </w:r>
      <w:r w:rsidR="002C67FC">
        <w:rPr>
          <w:sz w:val="22"/>
        </w:rPr>
        <w:t xml:space="preserve"> contiene las compuertas </w:t>
      </w:r>
      <w:r w:rsidR="006F5094">
        <w:rPr>
          <w:sz w:val="22"/>
        </w:rPr>
        <w:t xml:space="preserve">lógicas </w:t>
      </w:r>
      <w:r w:rsidR="002C67FC">
        <w:rPr>
          <w:sz w:val="22"/>
        </w:rPr>
        <w:t>para activar el transistor MOSFET</w:t>
      </w:r>
      <w:r w:rsidR="006F5094">
        <w:rPr>
          <w:sz w:val="22"/>
        </w:rPr>
        <w:t>, de acuerdo a la configuración que posea el pin, el cual se activa únicamente con un valor cero.</w:t>
      </w:r>
    </w:p>
    <w:p w14:paraId="5DED41B9" w14:textId="77777777" w:rsidR="006F5094" w:rsidRDefault="006F5094" w:rsidP="002C67FC">
      <w:pPr>
        <w:jc w:val="both"/>
        <w:rPr>
          <w:sz w:val="22"/>
        </w:rPr>
      </w:pPr>
    </w:p>
    <w:p w14:paraId="71FF397C" w14:textId="77777777" w:rsidR="006F5094" w:rsidRDefault="00910267" w:rsidP="006F5094">
      <w:pPr>
        <w:jc w:val="center"/>
        <w:rPr>
          <w:sz w:val="22"/>
        </w:rPr>
      </w:pPr>
      <w:r>
        <w:rPr>
          <w:sz w:val="22"/>
        </w:rPr>
        <w:pict w14:anchorId="7687A80B">
          <v:shape id="_x0000_i1033" type="#_x0000_t75" style="width:154.65pt;height:131.5pt">
            <v:imagedata r:id="rId19" o:title="Sin título9"/>
          </v:shape>
        </w:pict>
      </w:r>
    </w:p>
    <w:p w14:paraId="674D3DBC" w14:textId="77777777" w:rsidR="006F5094" w:rsidRDefault="00101243" w:rsidP="006F5094">
      <w:pPr>
        <w:jc w:val="center"/>
      </w:pPr>
      <w:r>
        <w:rPr>
          <w:b/>
        </w:rPr>
        <w:t>Fig. 10</w:t>
      </w:r>
      <w:r w:rsidR="006F5094">
        <w:rPr>
          <w:b/>
        </w:rPr>
        <w:t xml:space="preserve"> </w:t>
      </w:r>
      <w:r w:rsidR="006F5094">
        <w:t xml:space="preserve">Resistencia de </w:t>
      </w:r>
      <w:proofErr w:type="spellStart"/>
      <w:r w:rsidR="006F5094">
        <w:t>Pull</w:t>
      </w:r>
      <w:proofErr w:type="spellEnd"/>
      <w:r w:rsidR="006F5094">
        <w:t>-up</w:t>
      </w:r>
    </w:p>
    <w:p w14:paraId="19464086" w14:textId="77777777" w:rsidR="006F5094" w:rsidRDefault="006F5094" w:rsidP="006F5094">
      <w:pPr>
        <w:jc w:val="center"/>
      </w:pPr>
    </w:p>
    <w:p w14:paraId="37260562" w14:textId="77777777" w:rsidR="006F5094" w:rsidRDefault="006F5094" w:rsidP="006F5094">
      <w:pPr>
        <w:jc w:val="both"/>
        <w:rPr>
          <w:color w:val="000000" w:themeColor="text1"/>
          <w:sz w:val="22"/>
        </w:rPr>
      </w:pPr>
      <w:r>
        <w:rPr>
          <w:sz w:val="22"/>
        </w:rPr>
        <w:t>La resist</w:t>
      </w:r>
      <w:r w:rsidR="00101243">
        <w:rPr>
          <w:sz w:val="22"/>
        </w:rPr>
        <w:t>encia presentada, en la figura 10</w:t>
      </w:r>
      <w:r>
        <w:rPr>
          <w:sz w:val="22"/>
        </w:rPr>
        <w:t xml:space="preserve">, se denomina como resistencia de </w:t>
      </w:r>
      <w:proofErr w:type="spellStart"/>
      <w:r>
        <w:rPr>
          <w:sz w:val="22"/>
        </w:rPr>
        <w:t>Pull</w:t>
      </w:r>
      <w:proofErr w:type="spellEnd"/>
      <w:r>
        <w:rPr>
          <w:sz w:val="22"/>
        </w:rPr>
        <w:t xml:space="preserve">-up, </w:t>
      </w:r>
      <w:r w:rsidRPr="006F5094">
        <w:rPr>
          <w:color w:val="000000" w:themeColor="text1"/>
          <w:sz w:val="22"/>
        </w:rPr>
        <w:t>la cual es de protección para el pin, para cuando este está configurado en modo de lectura, se activa cuando el transistor se cortocircuite con un cero dejando pasar el voltaje a la resistencia.</w:t>
      </w:r>
    </w:p>
    <w:p w14:paraId="48A95CFD" w14:textId="77777777" w:rsidR="006F5094" w:rsidRDefault="006F5094" w:rsidP="006F5094">
      <w:pPr>
        <w:jc w:val="both"/>
        <w:rPr>
          <w:color w:val="000000" w:themeColor="text1"/>
          <w:sz w:val="22"/>
        </w:rPr>
      </w:pPr>
    </w:p>
    <w:p w14:paraId="24612E54" w14:textId="77777777" w:rsidR="006F5094" w:rsidRDefault="006F5094" w:rsidP="006F5094">
      <w:pPr>
        <w:jc w:val="both"/>
        <w:rPr>
          <w:color w:val="000000" w:themeColor="text1"/>
          <w:sz w:val="22"/>
        </w:rPr>
      </w:pPr>
      <w:r>
        <w:rPr>
          <w:color w:val="000000" w:themeColor="text1"/>
          <w:sz w:val="22"/>
        </w:rPr>
        <w:t>Al tener claras las características y el funcionamiento del circuito que controla un pin, se procede a realizar la debida implementación de la pastilla que contendrá dicho circuito.</w:t>
      </w:r>
      <w:r w:rsidR="00D03C10">
        <w:rPr>
          <w:color w:val="000000" w:themeColor="text1"/>
          <w:sz w:val="22"/>
        </w:rPr>
        <w:t xml:space="preserve"> </w:t>
      </w:r>
    </w:p>
    <w:p w14:paraId="3F3B0CE1" w14:textId="77777777" w:rsidR="00D03C10" w:rsidRDefault="00D03C10" w:rsidP="00D03C10">
      <w:pPr>
        <w:jc w:val="center"/>
        <w:rPr>
          <w:color w:val="000000" w:themeColor="text1"/>
          <w:sz w:val="22"/>
        </w:rPr>
      </w:pPr>
      <w:r>
        <w:rPr>
          <w:noProof/>
          <w:szCs w:val="24"/>
          <w:lang w:val="es-CO" w:eastAsia="es-CO"/>
        </w:rPr>
        <w:drawing>
          <wp:inline distT="0" distB="0" distL="0" distR="0" wp14:anchorId="4D46A821" wp14:editId="2AACD6D3">
            <wp:extent cx="1477077" cy="1685925"/>
            <wp:effectExtent l="0" t="0" r="8890" b="0"/>
            <wp:docPr id="9" name="Imagen 2" descr="C:\Documents and Settings\Administrador\Mis documentos\Universidad\12822853_10206460583861551_13652109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Mis documentos\Universidad\12822853_10206460583861551_1365210914_o.jpg"/>
                    <pic:cNvPicPr>
                      <a:picLocks noChangeAspect="1" noChangeArrowheads="1"/>
                    </pic:cNvPicPr>
                  </pic:nvPicPr>
                  <pic:blipFill>
                    <a:blip r:embed="rId20"/>
                    <a:srcRect/>
                    <a:stretch>
                      <a:fillRect/>
                    </a:stretch>
                  </pic:blipFill>
                  <pic:spPr bwMode="auto">
                    <a:xfrm>
                      <a:off x="0" y="0"/>
                      <a:ext cx="1491461" cy="1702342"/>
                    </a:xfrm>
                    <a:prstGeom prst="rect">
                      <a:avLst/>
                    </a:prstGeom>
                    <a:noFill/>
                    <a:ln w="9525">
                      <a:noFill/>
                      <a:miter lim="800000"/>
                      <a:headEnd/>
                      <a:tailEnd/>
                    </a:ln>
                  </pic:spPr>
                </pic:pic>
              </a:graphicData>
            </a:graphic>
          </wp:inline>
        </w:drawing>
      </w:r>
    </w:p>
    <w:p w14:paraId="5769EEB3" w14:textId="77777777" w:rsidR="00101243" w:rsidRPr="00D55E70" w:rsidRDefault="00101243" w:rsidP="00D55E70">
      <w:pPr>
        <w:jc w:val="center"/>
        <w:rPr>
          <w:color w:val="000000" w:themeColor="text1"/>
        </w:rPr>
      </w:pPr>
      <w:r>
        <w:rPr>
          <w:b/>
          <w:color w:val="000000" w:themeColor="text1"/>
        </w:rPr>
        <w:t>Fig. 11</w:t>
      </w:r>
      <w:r w:rsidR="00D03C10">
        <w:rPr>
          <w:b/>
          <w:color w:val="000000" w:themeColor="text1"/>
        </w:rPr>
        <w:t xml:space="preserve"> </w:t>
      </w:r>
      <w:r w:rsidR="00D03C10">
        <w:rPr>
          <w:color w:val="000000" w:themeColor="text1"/>
        </w:rPr>
        <w:t>Pastilla diseñada para empaquetar el circuito del pin</w:t>
      </w:r>
    </w:p>
    <w:p w14:paraId="15F73680" w14:textId="77777777" w:rsidR="00D03C10" w:rsidRDefault="00D03C10" w:rsidP="00D03C10">
      <w:pPr>
        <w:jc w:val="both"/>
        <w:rPr>
          <w:sz w:val="22"/>
        </w:rPr>
      </w:pPr>
      <w:r>
        <w:rPr>
          <w:color w:val="000000" w:themeColor="text1"/>
          <w:sz w:val="22"/>
        </w:rPr>
        <w:t>El integrad</w:t>
      </w:r>
      <w:r w:rsidR="00101243">
        <w:rPr>
          <w:color w:val="000000" w:themeColor="text1"/>
          <w:sz w:val="22"/>
        </w:rPr>
        <w:t>o que se observa, en la figura 11</w:t>
      </w:r>
      <w:r>
        <w:rPr>
          <w:color w:val="000000" w:themeColor="text1"/>
          <w:sz w:val="22"/>
        </w:rPr>
        <w:t xml:space="preserve"> posee </w:t>
      </w:r>
      <w:r w:rsidRPr="00D03C10">
        <w:rPr>
          <w:sz w:val="22"/>
        </w:rPr>
        <w:t xml:space="preserve">9 pines, 7 de entrada y dos bidireccionales, entre los pines de entrada se encuentra: </w:t>
      </w:r>
      <w:proofErr w:type="spellStart"/>
      <w:r w:rsidRPr="00D03C10">
        <w:rPr>
          <w:sz w:val="22"/>
        </w:rPr>
        <w:t>RDx</w:t>
      </w:r>
      <w:proofErr w:type="spellEnd"/>
      <w:r w:rsidRPr="00D03C10">
        <w:rPr>
          <w:sz w:val="22"/>
        </w:rPr>
        <w:t xml:space="preserve">, </w:t>
      </w:r>
      <w:proofErr w:type="spellStart"/>
      <w:r w:rsidRPr="00D03C10">
        <w:rPr>
          <w:sz w:val="22"/>
        </w:rPr>
        <w:t>WDx</w:t>
      </w:r>
      <w:proofErr w:type="spellEnd"/>
      <w:r w:rsidRPr="00D03C10">
        <w:rPr>
          <w:sz w:val="22"/>
        </w:rPr>
        <w:t xml:space="preserve">, </w:t>
      </w:r>
      <w:proofErr w:type="spellStart"/>
      <w:r w:rsidRPr="00D03C10">
        <w:rPr>
          <w:sz w:val="22"/>
        </w:rPr>
        <w:t>WPx</w:t>
      </w:r>
      <w:proofErr w:type="spellEnd"/>
      <w:r w:rsidRPr="00D03C10">
        <w:rPr>
          <w:sz w:val="22"/>
        </w:rPr>
        <w:t xml:space="preserve">, </w:t>
      </w:r>
      <w:proofErr w:type="spellStart"/>
      <w:r w:rsidRPr="00D03C10">
        <w:rPr>
          <w:sz w:val="22"/>
        </w:rPr>
        <w:t>RRx</w:t>
      </w:r>
      <w:proofErr w:type="spellEnd"/>
      <w:r w:rsidRPr="00D03C10">
        <w:rPr>
          <w:sz w:val="22"/>
        </w:rPr>
        <w:t xml:space="preserve">, una entrada de reloj y una de reset cuya función es reiniciar el funcionamiento de sus </w:t>
      </w:r>
      <w:proofErr w:type="spellStart"/>
      <w:r w:rsidRPr="00D03C10">
        <w:rPr>
          <w:sz w:val="22"/>
        </w:rPr>
        <w:t>flipflop</w:t>
      </w:r>
      <w:proofErr w:type="spellEnd"/>
      <w:r w:rsidRPr="00D03C10">
        <w:rPr>
          <w:sz w:val="22"/>
        </w:rPr>
        <w:t xml:space="preserve"> internos; entre los pines bidireccionales se encuentra </w:t>
      </w:r>
      <w:proofErr w:type="spellStart"/>
      <w:r w:rsidRPr="00D03C10">
        <w:rPr>
          <w:sz w:val="22"/>
        </w:rPr>
        <w:t>Px</w:t>
      </w:r>
      <w:proofErr w:type="spellEnd"/>
      <w:r w:rsidRPr="00D03C10">
        <w:rPr>
          <w:sz w:val="22"/>
        </w:rPr>
        <w:t xml:space="preserve"> y </w:t>
      </w:r>
      <w:proofErr w:type="spellStart"/>
      <w:r w:rsidRPr="00D03C10">
        <w:rPr>
          <w:sz w:val="22"/>
        </w:rPr>
        <w:t>Dx</w:t>
      </w:r>
      <w:proofErr w:type="spellEnd"/>
      <w:r w:rsidRPr="00D03C10">
        <w:rPr>
          <w:sz w:val="22"/>
        </w:rPr>
        <w:t xml:space="preserve"> cuya configuración depende del manejo de datos que se le da al circuito del pin, pueden se tanto de entrada como de salida, pero no podrán tener la misma configuración, ya que esto ocasionaría un cortocircuito y quemaría el </w:t>
      </w:r>
      <w:proofErr w:type="spellStart"/>
      <w:r w:rsidRPr="00D03C10">
        <w:rPr>
          <w:sz w:val="22"/>
        </w:rPr>
        <w:t>microcrontrolador</w:t>
      </w:r>
      <w:proofErr w:type="spellEnd"/>
      <w:r w:rsidRPr="00D03C10">
        <w:rPr>
          <w:sz w:val="22"/>
        </w:rPr>
        <w:t>.</w:t>
      </w:r>
    </w:p>
    <w:p w14:paraId="47F28E70" w14:textId="77777777" w:rsidR="00D03C10" w:rsidRDefault="00D03C10" w:rsidP="00D03C10">
      <w:pPr>
        <w:jc w:val="both"/>
        <w:rPr>
          <w:sz w:val="22"/>
        </w:rPr>
      </w:pPr>
    </w:p>
    <w:p w14:paraId="3F4F3288" w14:textId="77777777" w:rsidR="00D03C10" w:rsidRPr="00D03C10" w:rsidRDefault="00D03C10" w:rsidP="00D03C10">
      <w:pPr>
        <w:jc w:val="both"/>
        <w:rPr>
          <w:sz w:val="22"/>
        </w:rPr>
      </w:pPr>
      <w:r>
        <w:rPr>
          <w:sz w:val="22"/>
        </w:rPr>
        <w:t xml:space="preserve">Al realizar las pruebas correspondientes sobre este componente, para verificar su correcto funcionamiento y efectividad, se procede a realizar el montaje del integrado </w:t>
      </w:r>
      <w:r w:rsidR="00096BDB">
        <w:rPr>
          <w:sz w:val="22"/>
        </w:rPr>
        <w:t>que contendrá 8 de estos circuitos, puesto que se requiere la manipulación continua de 8 bits a lo largo de los diferentes módulos que contiene el microcontrolador.</w:t>
      </w:r>
    </w:p>
    <w:p w14:paraId="5C526F0F" w14:textId="77777777" w:rsidR="00D03C10" w:rsidRDefault="00D03C10" w:rsidP="006F5094">
      <w:pPr>
        <w:jc w:val="both"/>
        <w:rPr>
          <w:color w:val="000000" w:themeColor="text1"/>
          <w:sz w:val="22"/>
        </w:rPr>
      </w:pPr>
    </w:p>
    <w:p w14:paraId="617B829D" w14:textId="77777777" w:rsidR="00D03C10" w:rsidRDefault="00096BDB" w:rsidP="006F5094">
      <w:pPr>
        <w:jc w:val="both"/>
        <w:rPr>
          <w:color w:val="000000" w:themeColor="text1"/>
          <w:sz w:val="22"/>
        </w:rPr>
      </w:pPr>
      <w:r>
        <w:rPr>
          <w:noProof/>
          <w:szCs w:val="24"/>
          <w:lang w:val="es-CO" w:eastAsia="es-CO"/>
        </w:rPr>
        <w:drawing>
          <wp:inline distT="0" distB="0" distL="0" distR="0" wp14:anchorId="43BA3884" wp14:editId="5A16EDF4">
            <wp:extent cx="3200400" cy="1729476"/>
            <wp:effectExtent l="0" t="0" r="0" b="4445"/>
            <wp:docPr id="3" name="Imagen 3" descr="C:\Documents and Settings\Administrador\Mis documentos\Universidad\12822807_1677453829190709_477744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Mis documentos\Universidad\12822807_1677453829190709_47774470_o.jpg"/>
                    <pic:cNvPicPr>
                      <a:picLocks noChangeAspect="1" noChangeArrowheads="1"/>
                    </pic:cNvPicPr>
                  </pic:nvPicPr>
                  <pic:blipFill>
                    <a:blip r:embed="rId21"/>
                    <a:srcRect/>
                    <a:stretch>
                      <a:fillRect/>
                    </a:stretch>
                  </pic:blipFill>
                  <pic:spPr bwMode="auto">
                    <a:xfrm>
                      <a:off x="0" y="0"/>
                      <a:ext cx="3200400" cy="1729476"/>
                    </a:xfrm>
                    <a:prstGeom prst="rect">
                      <a:avLst/>
                    </a:prstGeom>
                    <a:noFill/>
                    <a:ln w="9525">
                      <a:noFill/>
                      <a:miter lim="800000"/>
                      <a:headEnd/>
                      <a:tailEnd/>
                    </a:ln>
                  </pic:spPr>
                </pic:pic>
              </a:graphicData>
            </a:graphic>
          </wp:inline>
        </w:drawing>
      </w:r>
    </w:p>
    <w:p w14:paraId="5A4EBE04" w14:textId="77777777" w:rsidR="00096BDB" w:rsidRDefault="00101243" w:rsidP="00101243">
      <w:pPr>
        <w:jc w:val="both"/>
        <w:rPr>
          <w:color w:val="000000" w:themeColor="text1"/>
        </w:rPr>
      </w:pPr>
      <w:r>
        <w:rPr>
          <w:b/>
          <w:color w:val="000000" w:themeColor="text1"/>
        </w:rPr>
        <w:t>Fig. 12</w:t>
      </w:r>
      <w:r w:rsidR="00BB437A">
        <w:rPr>
          <w:b/>
          <w:color w:val="000000" w:themeColor="text1"/>
        </w:rPr>
        <w:t xml:space="preserve"> </w:t>
      </w:r>
      <w:r>
        <w:rPr>
          <w:color w:val="000000" w:themeColor="text1"/>
        </w:rPr>
        <w:t>Integrado del puerto</w:t>
      </w:r>
      <w:r w:rsidR="00BB437A">
        <w:rPr>
          <w:color w:val="000000" w:themeColor="text1"/>
        </w:rPr>
        <w:t xml:space="preserve"> para el módulo de entrada y salida</w:t>
      </w:r>
    </w:p>
    <w:p w14:paraId="19DC7865" w14:textId="77777777" w:rsidR="00BB437A" w:rsidRDefault="00BB437A" w:rsidP="00BB437A">
      <w:pPr>
        <w:jc w:val="center"/>
        <w:rPr>
          <w:color w:val="000000" w:themeColor="text1"/>
        </w:rPr>
      </w:pPr>
    </w:p>
    <w:p w14:paraId="3A038578" w14:textId="77777777" w:rsidR="00BB437A" w:rsidRDefault="00BB437A" w:rsidP="00BB437A">
      <w:pPr>
        <w:jc w:val="both"/>
        <w:rPr>
          <w:color w:val="000000" w:themeColor="text1"/>
        </w:rPr>
      </w:pPr>
      <w:r w:rsidRPr="00BB437A">
        <w:rPr>
          <w:sz w:val="22"/>
        </w:rPr>
        <w:t xml:space="preserve">La imagen anterior muestra el funcionamiento del componente que representa el puerto de entrada y salida a simular, por medio del software </w:t>
      </w:r>
      <w:proofErr w:type="spellStart"/>
      <w:r w:rsidRPr="00BB437A">
        <w:rPr>
          <w:sz w:val="22"/>
        </w:rPr>
        <w:t>proteus</w:t>
      </w:r>
      <w:proofErr w:type="spellEnd"/>
      <w:r w:rsidRPr="00BB437A">
        <w:rPr>
          <w:sz w:val="22"/>
        </w:rPr>
        <w:t>. Como se puede observar en la misma, es necesario implementar dos puertos para realizar pruebas independientes, al configurarlo como entrada o salida, respectivamente. Analizando a detalle dicho componente, este contiene un conjunto de 8 pines bidireccionales [P0</w:t>
      </w:r>
      <w:proofErr w:type="gramStart"/>
      <w:r w:rsidRPr="00BB437A">
        <w:rPr>
          <w:sz w:val="22"/>
        </w:rPr>
        <w:t>..</w:t>
      </w:r>
      <w:proofErr w:type="gramEnd"/>
      <w:r w:rsidRPr="00BB437A">
        <w:rPr>
          <w:sz w:val="22"/>
        </w:rPr>
        <w:t>P7] que se utilizan para establecer la conexión entre el usuario y la</w:t>
      </w:r>
      <w:r>
        <w:rPr>
          <w:color w:val="000000" w:themeColor="text1"/>
        </w:rPr>
        <w:t xml:space="preserve"> </w:t>
      </w:r>
      <w:r>
        <w:rPr>
          <w:color w:val="000000" w:themeColor="text1"/>
          <w:sz w:val="22"/>
        </w:rPr>
        <w:t>máquina.</w:t>
      </w:r>
      <w:r w:rsidRPr="00BB437A">
        <w:rPr>
          <w:color w:val="000000" w:themeColor="text1"/>
        </w:rPr>
        <w:t xml:space="preserve"> </w:t>
      </w:r>
    </w:p>
    <w:p w14:paraId="34243113" w14:textId="77777777" w:rsidR="00BB437A" w:rsidRDefault="00BB437A" w:rsidP="00BB437A">
      <w:pPr>
        <w:jc w:val="both"/>
        <w:rPr>
          <w:color w:val="000000" w:themeColor="text1"/>
        </w:rPr>
      </w:pPr>
    </w:p>
    <w:p w14:paraId="6B7B6FA1" w14:textId="77777777" w:rsidR="00101243" w:rsidRDefault="00BB437A" w:rsidP="00BB437A">
      <w:pPr>
        <w:jc w:val="both"/>
        <w:rPr>
          <w:sz w:val="22"/>
        </w:rPr>
      </w:pPr>
      <w:r w:rsidRPr="00BB437A">
        <w:rPr>
          <w:sz w:val="22"/>
        </w:rPr>
        <w:t>Además de esto, el componente también posee un conjunto de 8 pines bidireccionales [D0</w:t>
      </w:r>
      <w:proofErr w:type="gramStart"/>
      <w:r w:rsidRPr="00BB437A">
        <w:rPr>
          <w:sz w:val="22"/>
        </w:rPr>
        <w:t>..</w:t>
      </w:r>
      <w:proofErr w:type="gramEnd"/>
      <w:r w:rsidRPr="00BB437A">
        <w:rPr>
          <w:sz w:val="22"/>
        </w:rPr>
        <w:t>D7] que funcionan en pro de la</w:t>
      </w:r>
      <w:r>
        <w:rPr>
          <w:sz w:val="22"/>
        </w:rPr>
        <w:t xml:space="preserve"> máquina, </w:t>
      </w:r>
      <w:r w:rsidRPr="00BB437A">
        <w:rPr>
          <w:sz w:val="22"/>
        </w:rPr>
        <w:t>para recibir datos enviados por el usuario, cuando el pin se encuentra configurado como entrada, para escribir datos en cada registro del circuito, y para obtener la información contenida en los mismos. Junto a estos se encuentran situados otros pines de configuración, para enviar la orden, al puerto, de realizar una escritura (WR) o leer información de alguna dirección (RD) la cual se especifica, en binario, por medio de los pines A0, A1 y A12.</w:t>
      </w:r>
    </w:p>
    <w:p w14:paraId="7976697F" w14:textId="77777777" w:rsidR="00D94C2A" w:rsidRDefault="00D94C2A" w:rsidP="00BB437A">
      <w:pPr>
        <w:jc w:val="both"/>
        <w:rPr>
          <w:sz w:val="22"/>
        </w:rPr>
      </w:pPr>
      <w:r>
        <w:rPr>
          <w:sz w:val="22"/>
        </w:rPr>
        <w:lastRenderedPageBreak/>
        <w:t xml:space="preserve">Con este módulo debidamente implementado y probado, verificando su correcto funcionamiento, se procede a realizar la implementación del módulo correspondiente a la memoria de datos, o memoria RAM, no sin antes hacer uso del microprocesador </w:t>
      </w:r>
      <w:proofErr w:type="spellStart"/>
      <w:r>
        <w:rPr>
          <w:sz w:val="22"/>
        </w:rPr>
        <w:t>atmega</w:t>
      </w:r>
      <w:proofErr w:type="spellEnd"/>
      <w:r>
        <w:rPr>
          <w:sz w:val="22"/>
        </w:rPr>
        <w:t xml:space="preserve"> 8515, el cual se encargara de compilar los algoritmos a utilizar para probar el funcionamiento de cada módulo.</w:t>
      </w:r>
    </w:p>
    <w:p w14:paraId="4EBA30A3" w14:textId="77777777" w:rsidR="00D94C2A" w:rsidRDefault="00D94C2A" w:rsidP="00BB437A">
      <w:pPr>
        <w:jc w:val="both"/>
        <w:rPr>
          <w:sz w:val="22"/>
        </w:rPr>
      </w:pPr>
    </w:p>
    <w:p w14:paraId="57E8AEA9" w14:textId="77777777" w:rsidR="00D94C2A" w:rsidRDefault="00D94C2A" w:rsidP="00BB437A">
      <w:pPr>
        <w:jc w:val="both"/>
        <w:rPr>
          <w:color w:val="000000" w:themeColor="text1"/>
          <w:sz w:val="22"/>
        </w:rPr>
      </w:pPr>
      <w:r>
        <w:rPr>
          <w:noProof/>
          <w:lang w:val="es-CO" w:eastAsia="es-CO"/>
        </w:rPr>
        <w:drawing>
          <wp:inline distT="0" distB="0" distL="0" distR="0" wp14:anchorId="3CB386DA" wp14:editId="4E493189">
            <wp:extent cx="3200400" cy="1689855"/>
            <wp:effectExtent l="0" t="0" r="0" b="5715"/>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689855"/>
                    </a:xfrm>
                    <a:prstGeom prst="rect">
                      <a:avLst/>
                    </a:prstGeom>
                    <a:noFill/>
                    <a:ln>
                      <a:noFill/>
                    </a:ln>
                  </pic:spPr>
                </pic:pic>
              </a:graphicData>
            </a:graphic>
          </wp:inline>
        </w:drawing>
      </w:r>
    </w:p>
    <w:p w14:paraId="1481743F" w14:textId="77777777" w:rsidR="00D94C2A" w:rsidRPr="00D94C2A" w:rsidRDefault="00101243" w:rsidP="00D94C2A">
      <w:pPr>
        <w:jc w:val="center"/>
        <w:rPr>
          <w:color w:val="000000" w:themeColor="text1"/>
        </w:rPr>
      </w:pPr>
      <w:r>
        <w:rPr>
          <w:b/>
          <w:color w:val="000000" w:themeColor="text1"/>
        </w:rPr>
        <w:t>Fig. 13</w:t>
      </w:r>
      <w:r w:rsidR="00D94C2A">
        <w:rPr>
          <w:b/>
          <w:color w:val="000000" w:themeColor="text1"/>
        </w:rPr>
        <w:t xml:space="preserve"> </w:t>
      </w:r>
      <w:r w:rsidR="00D94C2A">
        <w:rPr>
          <w:color w:val="000000" w:themeColor="text1"/>
        </w:rPr>
        <w:t>Montaje de la memoria RAM junto con los módulos de entrada/salida y el microprocesador</w:t>
      </w:r>
    </w:p>
    <w:p w14:paraId="4555491D" w14:textId="77777777" w:rsidR="00096BDB" w:rsidRDefault="00096BDB" w:rsidP="006F5094">
      <w:pPr>
        <w:jc w:val="both"/>
        <w:rPr>
          <w:color w:val="000000" w:themeColor="text1"/>
        </w:rPr>
      </w:pPr>
    </w:p>
    <w:p w14:paraId="73E2A829" w14:textId="77777777" w:rsidR="00037BC1" w:rsidRDefault="00037BC1" w:rsidP="00037BC1">
      <w:pPr>
        <w:jc w:val="both"/>
        <w:rPr>
          <w:sz w:val="22"/>
        </w:rPr>
      </w:pPr>
      <w:r w:rsidRPr="00037BC1">
        <w:rPr>
          <w:color w:val="000000" w:themeColor="text1"/>
          <w:sz w:val="22"/>
        </w:rPr>
        <w:t>La compuerta lógica, junto con el integrad</w:t>
      </w:r>
      <w:r w:rsidR="00101243">
        <w:rPr>
          <w:color w:val="000000" w:themeColor="text1"/>
          <w:sz w:val="22"/>
        </w:rPr>
        <w:t>o señalado con 1, en la figura 13</w:t>
      </w:r>
      <w:r w:rsidRPr="00037BC1">
        <w:rPr>
          <w:color w:val="000000" w:themeColor="text1"/>
          <w:sz w:val="22"/>
        </w:rPr>
        <w:t xml:space="preserve"> representan el modulo para la memoria de datos. </w:t>
      </w:r>
      <w:r w:rsidRPr="00037BC1">
        <w:rPr>
          <w:sz w:val="22"/>
        </w:rPr>
        <w:t>Esta memoria RAM puede leer y escribir según lo declare el microprocesador</w:t>
      </w:r>
      <w:r>
        <w:rPr>
          <w:sz w:val="22"/>
        </w:rPr>
        <w:t xml:space="preserve"> y esta</w:t>
      </w:r>
      <w:r w:rsidRPr="00037BC1">
        <w:rPr>
          <w:sz w:val="22"/>
        </w:rPr>
        <w:t xml:space="preserve"> cuenta con 10 líneas de memoria de las cuales 7 son del </w:t>
      </w:r>
      <w:proofErr w:type="spellStart"/>
      <w:r w:rsidRPr="00037BC1">
        <w:rPr>
          <w:sz w:val="22"/>
        </w:rPr>
        <w:t>latch</w:t>
      </w:r>
      <w:proofErr w:type="spellEnd"/>
      <w:r w:rsidRPr="00037BC1">
        <w:rPr>
          <w:sz w:val="22"/>
        </w:rPr>
        <w:t xml:space="preserve"> y las otras tres salen del microprocesador. Es activado con un </w:t>
      </w:r>
      <w:proofErr w:type="spellStart"/>
      <w:r w:rsidRPr="00037BC1">
        <w:rPr>
          <w:sz w:val="22"/>
        </w:rPr>
        <w:t>enable</w:t>
      </w:r>
      <w:proofErr w:type="spellEnd"/>
      <w:r w:rsidRPr="00037BC1">
        <w:rPr>
          <w:sz w:val="22"/>
        </w:rPr>
        <w:t xml:space="preserve"> el cual es designado por una compuerta OR administrada por el microprocesador, ya que el circuito solo puede hacer una tarea a la vez. Esto se traduce al hecho de que, en este caso, los puertos tienen asignadas direcciones que se encuentran por fuera de estas líneas de dirección y, por lo tanto, si se trabaja con estos componentes, se encontrara activo uno de las direcciones posicionadas en la compuerta </w:t>
      </w:r>
      <w:proofErr w:type="spellStart"/>
      <w:r w:rsidRPr="00037BC1">
        <w:rPr>
          <w:sz w:val="22"/>
        </w:rPr>
        <w:t>or</w:t>
      </w:r>
      <w:proofErr w:type="spellEnd"/>
      <w:r w:rsidRPr="00037BC1">
        <w:rPr>
          <w:sz w:val="22"/>
        </w:rPr>
        <w:t>, garantizando un uno que evitara la activación de la memoria RAM en ese instante de tiempo.</w:t>
      </w:r>
    </w:p>
    <w:p w14:paraId="595A29CC" w14:textId="77777777" w:rsidR="00037BC1" w:rsidRDefault="00037BC1" w:rsidP="00037BC1">
      <w:pPr>
        <w:jc w:val="both"/>
        <w:rPr>
          <w:sz w:val="22"/>
        </w:rPr>
      </w:pPr>
    </w:p>
    <w:p w14:paraId="73026F84" w14:textId="77777777" w:rsidR="007113C5" w:rsidRDefault="007113C5" w:rsidP="00037BC1">
      <w:pPr>
        <w:jc w:val="both"/>
        <w:rPr>
          <w:sz w:val="22"/>
        </w:rPr>
      </w:pPr>
      <w:r>
        <w:rPr>
          <w:sz w:val="22"/>
        </w:rPr>
        <w:t>Ahora, para realizar la implementación del módulo correspondiente al temporizador de 8 bits, es necesario realizar un análisis previo del diagrama de bloques que se muestra a continuación, e</w:t>
      </w:r>
      <w:r w:rsidR="00101243">
        <w:rPr>
          <w:sz w:val="22"/>
        </w:rPr>
        <w:t>n la figura 14</w:t>
      </w:r>
      <w:r>
        <w:rPr>
          <w:sz w:val="22"/>
        </w:rPr>
        <w:t>.</w:t>
      </w:r>
    </w:p>
    <w:p w14:paraId="3F7D172F" w14:textId="77777777" w:rsidR="00101243" w:rsidRDefault="00101243" w:rsidP="00037BC1">
      <w:pPr>
        <w:jc w:val="both"/>
        <w:rPr>
          <w:sz w:val="22"/>
        </w:rPr>
      </w:pPr>
    </w:p>
    <w:p w14:paraId="3CEF4635" w14:textId="77777777" w:rsidR="007113C5" w:rsidRDefault="007113C5" w:rsidP="007113C5">
      <w:pPr>
        <w:jc w:val="center"/>
        <w:rPr>
          <w:sz w:val="22"/>
        </w:rPr>
      </w:pPr>
      <w:r>
        <w:rPr>
          <w:noProof/>
          <w:lang w:val="es-CO" w:eastAsia="es-CO"/>
        </w:rPr>
        <w:drawing>
          <wp:inline distT="0" distB="0" distL="0" distR="0" wp14:anchorId="68FE3487" wp14:editId="7B31FE20">
            <wp:extent cx="2362200" cy="1764544"/>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537" t="14188" r="21759" b="9137"/>
                    <a:stretch/>
                  </pic:blipFill>
                  <pic:spPr bwMode="auto">
                    <a:xfrm>
                      <a:off x="0" y="0"/>
                      <a:ext cx="2365584" cy="1767072"/>
                    </a:xfrm>
                    <a:prstGeom prst="rect">
                      <a:avLst/>
                    </a:prstGeom>
                    <a:ln>
                      <a:noFill/>
                    </a:ln>
                    <a:extLst>
                      <a:ext uri="{53640926-AAD7-44D8-BBD7-CCE9431645EC}">
                        <a14:shadowObscured xmlns:a14="http://schemas.microsoft.com/office/drawing/2010/main"/>
                      </a:ext>
                    </a:extLst>
                  </pic:spPr>
                </pic:pic>
              </a:graphicData>
            </a:graphic>
          </wp:inline>
        </w:drawing>
      </w:r>
    </w:p>
    <w:p w14:paraId="42653AD1" w14:textId="77777777" w:rsidR="007113C5" w:rsidRDefault="00101243" w:rsidP="007113C5">
      <w:pPr>
        <w:jc w:val="center"/>
      </w:pPr>
      <w:r>
        <w:rPr>
          <w:b/>
        </w:rPr>
        <w:t>Fig. 14</w:t>
      </w:r>
      <w:r w:rsidR="007113C5">
        <w:rPr>
          <w:b/>
        </w:rPr>
        <w:t xml:space="preserve"> </w:t>
      </w:r>
      <w:r w:rsidR="007113C5">
        <w:t>Diagrama de bloques para el temporizador</w:t>
      </w:r>
    </w:p>
    <w:p w14:paraId="408E3C6B" w14:textId="77777777" w:rsidR="007113C5" w:rsidRDefault="007113C5" w:rsidP="007113C5">
      <w:pPr>
        <w:jc w:val="both"/>
        <w:rPr>
          <w:sz w:val="22"/>
        </w:rPr>
      </w:pPr>
      <w:r>
        <w:rPr>
          <w:sz w:val="22"/>
        </w:rPr>
        <w:t>Como s</w:t>
      </w:r>
      <w:r w:rsidR="00101243">
        <w:rPr>
          <w:sz w:val="22"/>
        </w:rPr>
        <w:t>e puede observar, en la figura 14,</w:t>
      </w:r>
      <w:r>
        <w:rPr>
          <w:sz w:val="22"/>
        </w:rPr>
        <w:t xml:space="preserve"> este módulo contiene diversos componentes y conexiones, los cuales corresponden a operaciones de comparación y ejecución, puesto que este módulo tiene tres modos de operación, </w:t>
      </w:r>
      <w:r w:rsidR="000D6C0C">
        <w:rPr>
          <w:sz w:val="22"/>
        </w:rPr>
        <w:t>quienes a su vez requieren de varias condiciones.</w:t>
      </w:r>
    </w:p>
    <w:p w14:paraId="2BB09C34" w14:textId="77777777" w:rsidR="000D6C0C" w:rsidRDefault="000D6C0C" w:rsidP="007113C5">
      <w:pPr>
        <w:jc w:val="both"/>
        <w:rPr>
          <w:sz w:val="22"/>
        </w:rPr>
      </w:pPr>
    </w:p>
    <w:p w14:paraId="31654DBC" w14:textId="77777777" w:rsidR="000D6C0C" w:rsidRDefault="000D6C0C" w:rsidP="000D6C0C">
      <w:pPr>
        <w:jc w:val="both"/>
      </w:pPr>
      <w:r w:rsidRPr="000D6C0C">
        <w:rPr>
          <w:sz w:val="22"/>
        </w:rPr>
        <w:t xml:space="preserve">En la parte superior se tiene a </w:t>
      </w:r>
      <w:proofErr w:type="spellStart"/>
      <w:r w:rsidRPr="000D6C0C">
        <w:rPr>
          <w:sz w:val="22"/>
        </w:rPr>
        <w:t>TCCRn</w:t>
      </w:r>
      <w:proofErr w:type="spellEnd"/>
      <w:r w:rsidRPr="000D6C0C">
        <w:rPr>
          <w:sz w:val="22"/>
        </w:rPr>
        <w:t xml:space="preserve"> que es una de las partes más fundamentales del circuito la cual se encarga de recibir comandos directamente desde el microprocesador y configura el modo de operación del TOP  y funcionamiento del </w:t>
      </w:r>
      <w:proofErr w:type="spellStart"/>
      <w:r w:rsidRPr="000D6C0C">
        <w:rPr>
          <w:sz w:val="22"/>
        </w:rPr>
        <w:t>preescalador</w:t>
      </w:r>
      <w:proofErr w:type="spellEnd"/>
      <w:r w:rsidRPr="000D6C0C">
        <w:rPr>
          <w:sz w:val="22"/>
        </w:rPr>
        <w:t>, también se encarga de controlar el generador de forma de onda</w:t>
      </w:r>
      <w:r>
        <w:t>.</w:t>
      </w:r>
    </w:p>
    <w:p w14:paraId="1663ECC8" w14:textId="77777777" w:rsidR="00896DB9" w:rsidRDefault="00896DB9" w:rsidP="000D6C0C">
      <w:pPr>
        <w:jc w:val="both"/>
      </w:pPr>
    </w:p>
    <w:p w14:paraId="127F7313" w14:textId="77777777" w:rsidR="00896DB9" w:rsidRDefault="00896DB9" w:rsidP="000D6C0C">
      <w:pPr>
        <w:jc w:val="both"/>
        <w:rPr>
          <w:sz w:val="22"/>
        </w:rPr>
      </w:pPr>
      <w:r>
        <w:rPr>
          <w:sz w:val="22"/>
        </w:rPr>
        <w:t>Su configuración se puede observa</w:t>
      </w:r>
      <w:r w:rsidR="00101243">
        <w:rPr>
          <w:sz w:val="22"/>
        </w:rPr>
        <w:t>r a continuación, en la figura 15</w:t>
      </w:r>
      <w:r>
        <w:rPr>
          <w:sz w:val="22"/>
        </w:rPr>
        <w:t>.</w:t>
      </w:r>
    </w:p>
    <w:p w14:paraId="3E6E5F24" w14:textId="77777777" w:rsidR="00896DB9" w:rsidRDefault="00896DB9" w:rsidP="000D6C0C">
      <w:pPr>
        <w:jc w:val="both"/>
        <w:rPr>
          <w:sz w:val="22"/>
        </w:rPr>
      </w:pPr>
    </w:p>
    <w:p w14:paraId="2B44CD9C" w14:textId="77777777" w:rsidR="00896DB9" w:rsidRDefault="00896DB9" w:rsidP="000D6C0C">
      <w:pPr>
        <w:jc w:val="both"/>
        <w:rPr>
          <w:sz w:val="22"/>
        </w:rPr>
      </w:pPr>
      <w:r>
        <w:rPr>
          <w:noProof/>
          <w:lang w:val="es-CO" w:eastAsia="es-CO"/>
        </w:rPr>
        <w:drawing>
          <wp:inline distT="0" distB="0" distL="0" distR="0" wp14:anchorId="47EEFEB8" wp14:editId="36AEC4AB">
            <wp:extent cx="3200400" cy="175429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936" t="17508" r="12933" b="12156"/>
                    <a:stretch/>
                  </pic:blipFill>
                  <pic:spPr bwMode="auto">
                    <a:xfrm>
                      <a:off x="0" y="0"/>
                      <a:ext cx="3200400" cy="1754293"/>
                    </a:xfrm>
                    <a:prstGeom prst="rect">
                      <a:avLst/>
                    </a:prstGeom>
                    <a:ln>
                      <a:noFill/>
                    </a:ln>
                    <a:extLst>
                      <a:ext uri="{53640926-AAD7-44D8-BBD7-CCE9431645EC}">
                        <a14:shadowObscured xmlns:a14="http://schemas.microsoft.com/office/drawing/2010/main"/>
                      </a:ext>
                    </a:extLst>
                  </pic:spPr>
                </pic:pic>
              </a:graphicData>
            </a:graphic>
          </wp:inline>
        </w:drawing>
      </w:r>
    </w:p>
    <w:p w14:paraId="099091DF" w14:textId="77777777" w:rsidR="00896DB9" w:rsidRDefault="00101243" w:rsidP="00896DB9">
      <w:pPr>
        <w:jc w:val="center"/>
      </w:pPr>
      <w:r>
        <w:rPr>
          <w:b/>
        </w:rPr>
        <w:t>Fig. 15</w:t>
      </w:r>
      <w:r w:rsidR="00896DB9">
        <w:rPr>
          <w:b/>
        </w:rPr>
        <w:t xml:space="preserve"> </w:t>
      </w:r>
      <w:r w:rsidR="00896DB9">
        <w:t xml:space="preserve">Circuito de escritura y lectura para </w:t>
      </w:r>
      <w:proofErr w:type="spellStart"/>
      <w:r w:rsidR="00896DB9">
        <w:t>TCCRn</w:t>
      </w:r>
      <w:proofErr w:type="spellEnd"/>
    </w:p>
    <w:p w14:paraId="0A38D455" w14:textId="77777777" w:rsidR="00896DB9" w:rsidRDefault="00896DB9" w:rsidP="00896DB9">
      <w:pPr>
        <w:jc w:val="center"/>
      </w:pPr>
    </w:p>
    <w:p w14:paraId="41367CD2" w14:textId="77777777" w:rsidR="00277ED5" w:rsidRDefault="00277ED5" w:rsidP="00277ED5">
      <w:pPr>
        <w:jc w:val="both"/>
        <w:rPr>
          <w:sz w:val="22"/>
        </w:rPr>
      </w:pPr>
      <w:r w:rsidRPr="00277ED5">
        <w:rPr>
          <w:sz w:val="22"/>
        </w:rPr>
        <w:t>Las salidas CR0,</w:t>
      </w:r>
      <w:r>
        <w:rPr>
          <w:sz w:val="22"/>
        </w:rPr>
        <w:t xml:space="preserve"> </w:t>
      </w:r>
      <w:r w:rsidRPr="00277ED5">
        <w:rPr>
          <w:sz w:val="22"/>
        </w:rPr>
        <w:t>CR1,</w:t>
      </w:r>
      <w:r>
        <w:rPr>
          <w:sz w:val="22"/>
        </w:rPr>
        <w:t xml:space="preserve"> </w:t>
      </w:r>
      <w:r w:rsidRPr="00277ED5">
        <w:rPr>
          <w:sz w:val="22"/>
        </w:rPr>
        <w:t>CR2,</w:t>
      </w:r>
      <w:r>
        <w:rPr>
          <w:sz w:val="22"/>
        </w:rPr>
        <w:t xml:space="preserve"> </w:t>
      </w:r>
      <w:r w:rsidRPr="00277ED5">
        <w:rPr>
          <w:sz w:val="22"/>
        </w:rPr>
        <w:t>CR3,</w:t>
      </w:r>
      <w:r>
        <w:rPr>
          <w:sz w:val="22"/>
        </w:rPr>
        <w:t xml:space="preserve"> </w:t>
      </w:r>
      <w:r w:rsidRPr="00277ED5">
        <w:rPr>
          <w:sz w:val="22"/>
        </w:rPr>
        <w:t>CR4,</w:t>
      </w:r>
      <w:r>
        <w:rPr>
          <w:sz w:val="22"/>
        </w:rPr>
        <w:t xml:space="preserve"> </w:t>
      </w:r>
      <w:r w:rsidRPr="00277ED5">
        <w:rPr>
          <w:sz w:val="22"/>
        </w:rPr>
        <w:t>CR5,</w:t>
      </w:r>
      <w:r>
        <w:rPr>
          <w:sz w:val="22"/>
        </w:rPr>
        <w:t xml:space="preserve"> </w:t>
      </w:r>
      <w:r w:rsidRPr="00277ED5">
        <w:rPr>
          <w:sz w:val="22"/>
        </w:rPr>
        <w:t>CR6,</w:t>
      </w:r>
      <w:r>
        <w:rPr>
          <w:sz w:val="22"/>
        </w:rPr>
        <w:t xml:space="preserve"> </w:t>
      </w:r>
      <w:r w:rsidRPr="00277ED5">
        <w:rPr>
          <w:sz w:val="22"/>
        </w:rPr>
        <w:t>CR7 corresponden respectivamente a los valores de  CS00, CS01,</w:t>
      </w:r>
      <w:r>
        <w:rPr>
          <w:sz w:val="22"/>
        </w:rPr>
        <w:t xml:space="preserve"> </w:t>
      </w:r>
      <w:r w:rsidRPr="00277ED5">
        <w:rPr>
          <w:sz w:val="22"/>
        </w:rPr>
        <w:t>CS02,</w:t>
      </w:r>
      <w:r>
        <w:rPr>
          <w:sz w:val="22"/>
        </w:rPr>
        <w:t xml:space="preserve"> </w:t>
      </w:r>
      <w:r w:rsidRPr="00277ED5">
        <w:rPr>
          <w:sz w:val="22"/>
        </w:rPr>
        <w:t>WGM01,</w:t>
      </w:r>
      <w:r>
        <w:rPr>
          <w:sz w:val="22"/>
        </w:rPr>
        <w:t xml:space="preserve"> </w:t>
      </w:r>
      <w:r w:rsidRPr="00277ED5">
        <w:rPr>
          <w:sz w:val="22"/>
        </w:rPr>
        <w:t>COM00,</w:t>
      </w:r>
      <w:r>
        <w:rPr>
          <w:sz w:val="22"/>
        </w:rPr>
        <w:t xml:space="preserve"> </w:t>
      </w:r>
      <w:r w:rsidRPr="00277ED5">
        <w:rPr>
          <w:sz w:val="22"/>
        </w:rPr>
        <w:t>COM01,</w:t>
      </w:r>
      <w:r>
        <w:rPr>
          <w:sz w:val="22"/>
        </w:rPr>
        <w:t xml:space="preserve"> WGM00.</w:t>
      </w:r>
    </w:p>
    <w:p w14:paraId="625F6A1D" w14:textId="77777777" w:rsidR="00277ED5" w:rsidRDefault="00277ED5" w:rsidP="00277ED5">
      <w:pPr>
        <w:jc w:val="both"/>
        <w:rPr>
          <w:sz w:val="22"/>
        </w:rPr>
      </w:pPr>
    </w:p>
    <w:p w14:paraId="0176D4F9" w14:textId="77777777" w:rsidR="00277ED5" w:rsidRDefault="00277ED5" w:rsidP="00277ED5">
      <w:pPr>
        <w:jc w:val="both"/>
        <w:rPr>
          <w:sz w:val="22"/>
        </w:rPr>
      </w:pPr>
      <w:r w:rsidRPr="00277ED5">
        <w:rPr>
          <w:sz w:val="22"/>
        </w:rPr>
        <w:t>Sus datos pueden ser bidireccionales, así que puede ser de lectura o escritura, su posición en bloque de memoria se asume como 0x8000 y su configuración depende de A0, WR y RD de la siguiente forma:</w:t>
      </w:r>
    </w:p>
    <w:p w14:paraId="46D5004A" w14:textId="77777777" w:rsidR="00277ED5" w:rsidRDefault="00277ED5" w:rsidP="00277ED5">
      <w:pPr>
        <w:jc w:val="both"/>
        <w:rPr>
          <w:sz w:val="22"/>
        </w:rPr>
      </w:pPr>
    </w:p>
    <w:p w14:paraId="7478FAB0" w14:textId="77777777" w:rsidR="00277ED5" w:rsidRDefault="00277ED5" w:rsidP="00277ED5">
      <w:pPr>
        <w:jc w:val="both"/>
        <w:rPr>
          <w:sz w:val="22"/>
        </w:rPr>
      </w:pPr>
      <w:r>
        <w:rPr>
          <w:noProof/>
          <w:lang w:val="es-CO" w:eastAsia="es-CO"/>
        </w:rPr>
        <w:drawing>
          <wp:inline distT="0" distB="0" distL="0" distR="0" wp14:anchorId="69BB9635" wp14:editId="5C7E5109">
            <wp:extent cx="3171825" cy="20982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916" t="13585" r="19892" b="8533"/>
                    <a:stretch/>
                  </pic:blipFill>
                  <pic:spPr bwMode="auto">
                    <a:xfrm>
                      <a:off x="0" y="0"/>
                      <a:ext cx="3187168" cy="2108433"/>
                    </a:xfrm>
                    <a:prstGeom prst="rect">
                      <a:avLst/>
                    </a:prstGeom>
                    <a:ln>
                      <a:noFill/>
                    </a:ln>
                    <a:extLst>
                      <a:ext uri="{53640926-AAD7-44D8-BBD7-CCE9431645EC}">
                        <a14:shadowObscured xmlns:a14="http://schemas.microsoft.com/office/drawing/2010/main"/>
                      </a:ext>
                    </a:extLst>
                  </pic:spPr>
                </pic:pic>
              </a:graphicData>
            </a:graphic>
          </wp:inline>
        </w:drawing>
      </w:r>
    </w:p>
    <w:p w14:paraId="60361524" w14:textId="77777777" w:rsidR="00277ED5" w:rsidRDefault="00101243" w:rsidP="00277ED5">
      <w:pPr>
        <w:jc w:val="center"/>
      </w:pPr>
      <w:r>
        <w:rPr>
          <w:b/>
        </w:rPr>
        <w:t>Fig. 16</w:t>
      </w:r>
      <w:r w:rsidR="00277ED5">
        <w:rPr>
          <w:b/>
        </w:rPr>
        <w:t xml:space="preserve"> </w:t>
      </w:r>
      <w:r w:rsidR="00277ED5">
        <w:t xml:space="preserve">Compuertas lógicas para la dirección de </w:t>
      </w:r>
      <w:proofErr w:type="spellStart"/>
      <w:r w:rsidR="00277ED5">
        <w:t>TCCRn</w:t>
      </w:r>
      <w:proofErr w:type="spellEnd"/>
    </w:p>
    <w:p w14:paraId="15D5F2CD" w14:textId="77777777" w:rsidR="00277ED5" w:rsidRDefault="00277ED5" w:rsidP="00277ED5">
      <w:pPr>
        <w:jc w:val="center"/>
      </w:pPr>
    </w:p>
    <w:p w14:paraId="4BD06B74" w14:textId="77777777" w:rsidR="00277ED5" w:rsidRPr="00AB3367" w:rsidRDefault="00277ED5" w:rsidP="00AB3367">
      <w:pPr>
        <w:jc w:val="both"/>
        <w:rPr>
          <w:sz w:val="22"/>
        </w:rPr>
      </w:pPr>
      <w:proofErr w:type="spellStart"/>
      <w:r w:rsidRPr="00AB3367">
        <w:rPr>
          <w:sz w:val="22"/>
        </w:rPr>
        <w:t>OCRn</w:t>
      </w:r>
      <w:proofErr w:type="spellEnd"/>
      <w:r w:rsidRPr="00AB3367">
        <w:rPr>
          <w:sz w:val="22"/>
        </w:rPr>
        <w:t xml:space="preserve"> de la misma manera que </w:t>
      </w:r>
      <w:proofErr w:type="spellStart"/>
      <w:r w:rsidRPr="00AB3367">
        <w:rPr>
          <w:sz w:val="22"/>
        </w:rPr>
        <w:t>TCCRn</w:t>
      </w:r>
      <w:proofErr w:type="spellEnd"/>
      <w:r w:rsidRPr="00AB3367">
        <w:rPr>
          <w:sz w:val="22"/>
        </w:rPr>
        <w:t xml:space="preserve"> tiene datos tanto de entrada como de salida, dependiendo de la </w:t>
      </w:r>
      <w:r w:rsidRPr="00AB3367">
        <w:rPr>
          <w:sz w:val="22"/>
        </w:rPr>
        <w:lastRenderedPageBreak/>
        <w:t xml:space="preserve">configuración de lectura o escritura del mismo, posteriormente estos datos se comparan con los datos del </w:t>
      </w:r>
      <w:proofErr w:type="spellStart"/>
      <w:r w:rsidRPr="00AB3367">
        <w:rPr>
          <w:sz w:val="22"/>
        </w:rPr>
        <w:t>Timer</w:t>
      </w:r>
      <w:proofErr w:type="spellEnd"/>
      <w:r w:rsidRPr="00AB3367">
        <w:rPr>
          <w:sz w:val="22"/>
        </w:rPr>
        <w:t>/</w:t>
      </w:r>
      <w:proofErr w:type="spellStart"/>
      <w:r w:rsidRPr="00AB3367">
        <w:rPr>
          <w:sz w:val="22"/>
        </w:rPr>
        <w:t>counter</w:t>
      </w:r>
      <w:proofErr w:type="spellEnd"/>
      <w:r w:rsidRPr="00AB3367">
        <w:rPr>
          <w:sz w:val="22"/>
        </w:rPr>
        <w:t xml:space="preserve"> originando el valor de TOP. Su estructura es de la siguiente manera:</w:t>
      </w:r>
    </w:p>
    <w:p w14:paraId="15B717D6" w14:textId="77777777" w:rsidR="00277ED5" w:rsidRDefault="00277ED5" w:rsidP="00277ED5">
      <w:pPr>
        <w:jc w:val="center"/>
      </w:pPr>
    </w:p>
    <w:p w14:paraId="2C1A264A" w14:textId="77777777" w:rsidR="00AB3367" w:rsidRDefault="00AB3367" w:rsidP="00277ED5">
      <w:pPr>
        <w:jc w:val="center"/>
      </w:pPr>
      <w:r>
        <w:rPr>
          <w:noProof/>
          <w:lang w:val="es-CO" w:eastAsia="es-CO"/>
        </w:rPr>
        <w:drawing>
          <wp:inline distT="0" distB="0" distL="0" distR="0" wp14:anchorId="74F7A1AE" wp14:editId="5B028120">
            <wp:extent cx="3200400" cy="155675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463" t="24754" r="8520" b="10344"/>
                    <a:stretch/>
                  </pic:blipFill>
                  <pic:spPr bwMode="auto">
                    <a:xfrm>
                      <a:off x="0" y="0"/>
                      <a:ext cx="3200400" cy="1556756"/>
                    </a:xfrm>
                    <a:prstGeom prst="rect">
                      <a:avLst/>
                    </a:prstGeom>
                    <a:ln>
                      <a:noFill/>
                    </a:ln>
                    <a:extLst>
                      <a:ext uri="{53640926-AAD7-44D8-BBD7-CCE9431645EC}">
                        <a14:shadowObscured xmlns:a14="http://schemas.microsoft.com/office/drawing/2010/main"/>
                      </a:ext>
                    </a:extLst>
                  </pic:spPr>
                </pic:pic>
              </a:graphicData>
            </a:graphic>
          </wp:inline>
        </w:drawing>
      </w:r>
    </w:p>
    <w:p w14:paraId="023BAB8B" w14:textId="77777777" w:rsidR="00AB3367" w:rsidRDefault="00101243" w:rsidP="00277ED5">
      <w:pPr>
        <w:jc w:val="center"/>
      </w:pPr>
      <w:r>
        <w:rPr>
          <w:b/>
        </w:rPr>
        <w:t>Fig. 17</w:t>
      </w:r>
      <w:r w:rsidR="00AB3367">
        <w:rPr>
          <w:b/>
        </w:rPr>
        <w:t xml:space="preserve"> </w:t>
      </w:r>
      <w:r w:rsidR="00AB3367">
        <w:t xml:space="preserve">Circuito de escritura y lectura para </w:t>
      </w:r>
      <w:proofErr w:type="spellStart"/>
      <w:r w:rsidR="00AB3367">
        <w:t>OCRn</w:t>
      </w:r>
      <w:proofErr w:type="spellEnd"/>
    </w:p>
    <w:p w14:paraId="4630B1FC" w14:textId="77777777" w:rsidR="00AB3367" w:rsidRDefault="00AB3367" w:rsidP="00277ED5">
      <w:pPr>
        <w:jc w:val="center"/>
      </w:pPr>
    </w:p>
    <w:p w14:paraId="5528FD1F" w14:textId="77777777" w:rsidR="00AB3367" w:rsidRDefault="00AB3367" w:rsidP="00AB3367">
      <w:pPr>
        <w:jc w:val="both"/>
        <w:rPr>
          <w:sz w:val="22"/>
        </w:rPr>
      </w:pPr>
      <w:r w:rsidRPr="00AB3367">
        <w:rPr>
          <w:sz w:val="22"/>
        </w:rPr>
        <w:t>Su ubicación en el bloque de memoria corresponde a la dirección 0x8</w:t>
      </w:r>
      <w:r>
        <w:rPr>
          <w:sz w:val="22"/>
        </w:rPr>
        <w:t>002 dependiendo de A15, A1 y A0 y su configuración lógica está dada por:</w:t>
      </w:r>
    </w:p>
    <w:p w14:paraId="2083604F" w14:textId="77777777" w:rsidR="00AB3367" w:rsidRDefault="00AB3367" w:rsidP="00AB3367">
      <w:pPr>
        <w:jc w:val="both"/>
        <w:rPr>
          <w:sz w:val="22"/>
        </w:rPr>
      </w:pPr>
    </w:p>
    <w:p w14:paraId="6B128C91" w14:textId="77777777" w:rsidR="00AB3367" w:rsidRDefault="00AB3367" w:rsidP="00AB3367">
      <w:pPr>
        <w:jc w:val="both"/>
        <w:rPr>
          <w:sz w:val="22"/>
        </w:rPr>
      </w:pPr>
      <w:r>
        <w:rPr>
          <w:noProof/>
          <w:lang w:val="es-CO" w:eastAsia="es-CO"/>
        </w:rPr>
        <w:drawing>
          <wp:inline distT="0" distB="0" distL="0" distR="0" wp14:anchorId="0A209EA4" wp14:editId="2072B047">
            <wp:extent cx="3200400" cy="17795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651" t="13585" r="5125" b="10043"/>
                    <a:stretch/>
                  </pic:blipFill>
                  <pic:spPr bwMode="auto">
                    <a:xfrm>
                      <a:off x="0" y="0"/>
                      <a:ext cx="3200400" cy="1779563"/>
                    </a:xfrm>
                    <a:prstGeom prst="rect">
                      <a:avLst/>
                    </a:prstGeom>
                    <a:ln>
                      <a:noFill/>
                    </a:ln>
                    <a:extLst>
                      <a:ext uri="{53640926-AAD7-44D8-BBD7-CCE9431645EC}">
                        <a14:shadowObscured xmlns:a14="http://schemas.microsoft.com/office/drawing/2010/main"/>
                      </a:ext>
                    </a:extLst>
                  </pic:spPr>
                </pic:pic>
              </a:graphicData>
            </a:graphic>
          </wp:inline>
        </w:drawing>
      </w:r>
    </w:p>
    <w:p w14:paraId="41A776A9" w14:textId="77777777" w:rsidR="00AB3367" w:rsidRDefault="00101243" w:rsidP="00AB3367">
      <w:pPr>
        <w:jc w:val="center"/>
      </w:pPr>
      <w:r>
        <w:rPr>
          <w:b/>
        </w:rPr>
        <w:t>Fig. 18</w:t>
      </w:r>
      <w:r w:rsidR="00AB3367">
        <w:rPr>
          <w:b/>
        </w:rPr>
        <w:t xml:space="preserve"> </w:t>
      </w:r>
      <w:r w:rsidR="00AB3367">
        <w:t xml:space="preserve">Compuertas lógicas para la dirección de </w:t>
      </w:r>
      <w:proofErr w:type="spellStart"/>
      <w:r w:rsidR="00AB3367">
        <w:t>OCRn</w:t>
      </w:r>
      <w:proofErr w:type="spellEnd"/>
    </w:p>
    <w:p w14:paraId="507FFF18" w14:textId="77777777" w:rsidR="00AB3367" w:rsidRDefault="00AB3367" w:rsidP="00AB3367">
      <w:pPr>
        <w:jc w:val="center"/>
      </w:pPr>
    </w:p>
    <w:p w14:paraId="596A236B" w14:textId="77777777" w:rsidR="00AB3367" w:rsidRPr="00AB3367" w:rsidRDefault="00AB3367" w:rsidP="00AB3367">
      <w:pPr>
        <w:jc w:val="both"/>
        <w:rPr>
          <w:sz w:val="22"/>
        </w:rPr>
      </w:pPr>
      <w:proofErr w:type="spellStart"/>
      <w:r w:rsidRPr="00AB3367">
        <w:rPr>
          <w:sz w:val="22"/>
        </w:rPr>
        <w:t>TCNTn</w:t>
      </w:r>
      <w:proofErr w:type="spellEnd"/>
      <w:r w:rsidRPr="00AB3367">
        <w:rPr>
          <w:sz w:val="22"/>
        </w:rPr>
        <w:t xml:space="preserve"> corresponde al temporizador y contador del circuito recibiendo órdenes directas del bloque de control lógico y sus salidas se comparan con los datos del bloque anterior,  siendo fundamental en la creación de BOTTOM y TOP, su configuración puede ser de lectura y de escritura, su posición en el bloque de memoria es 0x8001 dependiendo ésta de A15, A1, A0, WR y RD.  Su estructura e de la siguiente forma:</w:t>
      </w:r>
    </w:p>
    <w:p w14:paraId="57DDA8B2" w14:textId="77777777" w:rsidR="00AB3367" w:rsidRPr="00AB3367" w:rsidRDefault="00AB3367" w:rsidP="00AB3367">
      <w:pPr>
        <w:jc w:val="center"/>
        <w:rPr>
          <w:sz w:val="22"/>
        </w:rPr>
      </w:pPr>
    </w:p>
    <w:p w14:paraId="6D9D92EC" w14:textId="77777777" w:rsidR="00AB3367" w:rsidRDefault="00AB3367" w:rsidP="00AB3367">
      <w:pPr>
        <w:jc w:val="both"/>
        <w:rPr>
          <w:sz w:val="22"/>
        </w:rPr>
      </w:pPr>
      <w:r>
        <w:rPr>
          <w:noProof/>
          <w:lang w:val="es-CO" w:eastAsia="es-CO"/>
        </w:rPr>
        <w:drawing>
          <wp:inline distT="0" distB="0" distL="0" distR="0" wp14:anchorId="6AE15E32" wp14:editId="62E78C2A">
            <wp:extent cx="3200400" cy="167246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348" t="15395" r="1731" b="11250"/>
                    <a:stretch/>
                  </pic:blipFill>
                  <pic:spPr bwMode="auto">
                    <a:xfrm>
                      <a:off x="0" y="0"/>
                      <a:ext cx="3200400" cy="1672467"/>
                    </a:xfrm>
                    <a:prstGeom prst="rect">
                      <a:avLst/>
                    </a:prstGeom>
                    <a:ln>
                      <a:noFill/>
                    </a:ln>
                    <a:extLst>
                      <a:ext uri="{53640926-AAD7-44D8-BBD7-CCE9431645EC}">
                        <a14:shadowObscured xmlns:a14="http://schemas.microsoft.com/office/drawing/2010/main"/>
                      </a:ext>
                    </a:extLst>
                  </pic:spPr>
                </pic:pic>
              </a:graphicData>
            </a:graphic>
          </wp:inline>
        </w:drawing>
      </w:r>
    </w:p>
    <w:p w14:paraId="511A54E7" w14:textId="77777777" w:rsidR="00B055A0" w:rsidRDefault="00101243" w:rsidP="00B055A0">
      <w:pPr>
        <w:jc w:val="center"/>
      </w:pPr>
      <w:r>
        <w:rPr>
          <w:b/>
        </w:rPr>
        <w:t>Fig. 19</w:t>
      </w:r>
      <w:r w:rsidR="00B055A0" w:rsidRPr="00B055A0">
        <w:rPr>
          <w:b/>
        </w:rPr>
        <w:t xml:space="preserve"> </w:t>
      </w:r>
      <w:r w:rsidR="00B055A0">
        <w:t xml:space="preserve">Circuito de escritura y lectura para </w:t>
      </w:r>
      <w:proofErr w:type="spellStart"/>
      <w:r w:rsidR="00B055A0">
        <w:t>TCNTn</w:t>
      </w:r>
      <w:proofErr w:type="spellEnd"/>
    </w:p>
    <w:p w14:paraId="7A3814C8" w14:textId="77777777" w:rsidR="00B055A0" w:rsidRDefault="00B055A0" w:rsidP="00B055A0">
      <w:pPr>
        <w:jc w:val="center"/>
      </w:pPr>
    </w:p>
    <w:p w14:paraId="548227F4" w14:textId="77777777" w:rsidR="00B055A0" w:rsidRDefault="00B055A0" w:rsidP="00B055A0">
      <w:pPr>
        <w:jc w:val="both"/>
        <w:rPr>
          <w:sz w:val="22"/>
        </w:rPr>
      </w:pPr>
      <w:r>
        <w:rPr>
          <w:sz w:val="22"/>
        </w:rPr>
        <w:t xml:space="preserve">Y su estructura de control </w:t>
      </w:r>
      <w:r w:rsidR="00101243">
        <w:rPr>
          <w:sz w:val="22"/>
        </w:rPr>
        <w:t>se observa en la figura 20</w:t>
      </w:r>
      <w:r w:rsidR="006463EA">
        <w:rPr>
          <w:sz w:val="22"/>
        </w:rPr>
        <w:t>.</w:t>
      </w:r>
    </w:p>
    <w:p w14:paraId="204399AE" w14:textId="77777777" w:rsidR="00B055A0" w:rsidRDefault="00B055A0" w:rsidP="00B055A0">
      <w:pPr>
        <w:jc w:val="both"/>
        <w:rPr>
          <w:sz w:val="22"/>
        </w:rPr>
      </w:pPr>
    </w:p>
    <w:p w14:paraId="5C6B5A1D" w14:textId="77777777" w:rsidR="00B055A0" w:rsidRPr="00B055A0" w:rsidRDefault="00910267" w:rsidP="00B055A0">
      <w:pPr>
        <w:jc w:val="both"/>
        <w:rPr>
          <w:sz w:val="22"/>
        </w:rPr>
      </w:pPr>
      <w:r>
        <w:rPr>
          <w:sz w:val="22"/>
        </w:rPr>
        <w:pict w14:anchorId="67F90597">
          <v:shape id="_x0000_i1034" type="#_x0000_t75" style="width:252.3pt;height:256.7pt">
            <v:imagedata r:id="rId29" o:title="TCNT"/>
          </v:shape>
        </w:pict>
      </w:r>
    </w:p>
    <w:p w14:paraId="1D6CE354" w14:textId="77777777" w:rsidR="00AB3367" w:rsidRPr="00DC63D9" w:rsidRDefault="00101243" w:rsidP="00B055A0">
      <w:pPr>
        <w:jc w:val="center"/>
      </w:pPr>
      <w:r>
        <w:rPr>
          <w:b/>
        </w:rPr>
        <w:t>Fig. 20</w:t>
      </w:r>
      <w:r w:rsidR="00DC63D9">
        <w:rPr>
          <w:b/>
        </w:rPr>
        <w:t xml:space="preserve"> </w:t>
      </w:r>
      <w:r w:rsidR="00DC63D9">
        <w:t xml:space="preserve">Compuertas lógicas para la dirección de </w:t>
      </w:r>
      <w:proofErr w:type="spellStart"/>
      <w:r w:rsidR="00DC63D9">
        <w:t>TCNTn</w:t>
      </w:r>
      <w:proofErr w:type="spellEnd"/>
    </w:p>
    <w:p w14:paraId="7559CA5B" w14:textId="77777777" w:rsidR="00AB3367" w:rsidRDefault="00AB3367" w:rsidP="00AB3367">
      <w:pPr>
        <w:jc w:val="both"/>
      </w:pPr>
    </w:p>
    <w:p w14:paraId="10B4F1C8" w14:textId="77777777" w:rsidR="00AB3367" w:rsidRDefault="006463EA" w:rsidP="00AB3367">
      <w:pPr>
        <w:jc w:val="both"/>
        <w:rPr>
          <w:b/>
          <w:i/>
          <w:sz w:val="22"/>
        </w:rPr>
      </w:pPr>
      <w:r>
        <w:rPr>
          <w:b/>
          <w:i/>
          <w:sz w:val="22"/>
        </w:rPr>
        <w:t>Estructura de comparación</w:t>
      </w:r>
    </w:p>
    <w:p w14:paraId="08AC4EB7" w14:textId="77777777" w:rsidR="006463EA" w:rsidRDefault="006463EA" w:rsidP="00AB3367">
      <w:pPr>
        <w:jc w:val="both"/>
        <w:rPr>
          <w:b/>
          <w:i/>
          <w:sz w:val="22"/>
        </w:rPr>
      </w:pPr>
    </w:p>
    <w:p w14:paraId="555479C7" w14:textId="77777777" w:rsidR="006463EA" w:rsidRPr="006463EA" w:rsidRDefault="006463EA" w:rsidP="006463EA">
      <w:pPr>
        <w:jc w:val="both"/>
        <w:rPr>
          <w:sz w:val="22"/>
          <w:szCs w:val="24"/>
        </w:rPr>
      </w:pPr>
      <w:r w:rsidRPr="006463EA">
        <w:rPr>
          <w:sz w:val="22"/>
          <w:szCs w:val="24"/>
        </w:rPr>
        <w:t>Se constituye por la comparación directa entre los datos de TCNT y OCR, TCNT y 0x00, y finalmente TCNT y 0xFF, para esto se usaron comparadores 7845 configurados en cascada,</w:t>
      </w:r>
      <w:r>
        <w:rPr>
          <w:sz w:val="22"/>
          <w:szCs w:val="24"/>
        </w:rPr>
        <w:t xml:space="preserve"> como se observa en la figura #,</w:t>
      </w:r>
      <w:r w:rsidRPr="006463EA">
        <w:rPr>
          <w:sz w:val="22"/>
          <w:szCs w:val="24"/>
        </w:rPr>
        <w:t xml:space="preserve"> esto porque la máxima capacidad individual de comparación es de 4 bits por componente, además solo se mira si los datos son iguales, ignorando sus otras formas de comparación, el resultado de comparar TCNT y 0x00 define el valor de BOTTOM, mientras que las dos comparaciones restantes van a un multiplexor cuyo modo de operación define WGM01 también llamado CR3 y este sería el comando TOP que iría a la estructura de control lógico principal.</w:t>
      </w:r>
    </w:p>
    <w:p w14:paraId="24D0A315" w14:textId="77777777" w:rsidR="006463EA" w:rsidRPr="006463EA" w:rsidRDefault="006463EA" w:rsidP="00AB3367">
      <w:pPr>
        <w:jc w:val="both"/>
        <w:rPr>
          <w:b/>
          <w:i/>
          <w:sz w:val="22"/>
        </w:rPr>
      </w:pPr>
    </w:p>
    <w:p w14:paraId="730D23A8" w14:textId="77777777" w:rsidR="006463EA" w:rsidRDefault="006463EA" w:rsidP="006463EA">
      <w:pPr>
        <w:jc w:val="center"/>
        <w:rPr>
          <w:sz w:val="22"/>
        </w:rPr>
      </w:pPr>
      <w:r>
        <w:rPr>
          <w:noProof/>
          <w:lang w:val="es-CO" w:eastAsia="es-CO"/>
        </w:rPr>
        <w:drawing>
          <wp:inline distT="0" distB="0" distL="0" distR="0" wp14:anchorId="575865FE" wp14:editId="754DAFF1">
            <wp:extent cx="2571750" cy="21193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312" t="14490" r="30584" b="9136"/>
                    <a:stretch/>
                  </pic:blipFill>
                  <pic:spPr bwMode="auto">
                    <a:xfrm>
                      <a:off x="0" y="0"/>
                      <a:ext cx="2586235" cy="2131328"/>
                    </a:xfrm>
                    <a:prstGeom prst="rect">
                      <a:avLst/>
                    </a:prstGeom>
                    <a:ln>
                      <a:noFill/>
                    </a:ln>
                    <a:extLst>
                      <a:ext uri="{53640926-AAD7-44D8-BBD7-CCE9431645EC}">
                        <a14:shadowObscured xmlns:a14="http://schemas.microsoft.com/office/drawing/2010/main"/>
                      </a:ext>
                    </a:extLst>
                  </pic:spPr>
                </pic:pic>
              </a:graphicData>
            </a:graphic>
          </wp:inline>
        </w:drawing>
      </w:r>
    </w:p>
    <w:p w14:paraId="5A1DEBBA" w14:textId="77777777" w:rsidR="00896DB9" w:rsidRPr="00896DB9" w:rsidRDefault="00101243" w:rsidP="00D55E70">
      <w:pPr>
        <w:jc w:val="center"/>
      </w:pPr>
      <w:r>
        <w:rPr>
          <w:b/>
        </w:rPr>
        <w:t>Fig. 21</w:t>
      </w:r>
      <w:r w:rsidR="006463EA">
        <w:rPr>
          <w:b/>
        </w:rPr>
        <w:t xml:space="preserve"> </w:t>
      </w:r>
      <w:r w:rsidR="006463EA">
        <w:t>Montaje de comparadores</w:t>
      </w:r>
    </w:p>
    <w:p w14:paraId="48E9169C" w14:textId="77777777" w:rsidR="002B7EB7" w:rsidRPr="002B7EB7" w:rsidRDefault="002B7EB7" w:rsidP="002B7EB7">
      <w:pPr>
        <w:jc w:val="both"/>
        <w:rPr>
          <w:sz w:val="22"/>
          <w:szCs w:val="24"/>
        </w:rPr>
      </w:pPr>
      <w:r w:rsidRPr="002B7EB7">
        <w:rPr>
          <w:sz w:val="22"/>
          <w:szCs w:val="24"/>
        </w:rPr>
        <w:lastRenderedPageBreak/>
        <w:t>El generador de forma de onda toma los datos de TOP y BOTTOM y los lleva a un multiplexor cuyo modo de operación está definido por los valores de COM00, COM01 y COM02 encendiendo y apagando dependiendo de los valores el multiplexor, creando una forma de onda cuadrada llamada DOC0. El generador de forma de onda tiene la siguiente estructura:</w:t>
      </w:r>
    </w:p>
    <w:p w14:paraId="311548EC" w14:textId="77777777" w:rsidR="000D6C0C" w:rsidRPr="007113C5" w:rsidRDefault="000D6C0C" w:rsidP="007113C5">
      <w:pPr>
        <w:jc w:val="both"/>
        <w:rPr>
          <w:sz w:val="22"/>
        </w:rPr>
      </w:pPr>
    </w:p>
    <w:p w14:paraId="189B4EF1" w14:textId="77777777" w:rsidR="007113C5" w:rsidRPr="00037BC1" w:rsidRDefault="002B7EB7" w:rsidP="007113C5">
      <w:pPr>
        <w:jc w:val="center"/>
        <w:rPr>
          <w:sz w:val="22"/>
        </w:rPr>
      </w:pPr>
      <w:r>
        <w:rPr>
          <w:noProof/>
          <w:lang w:val="es-CO" w:eastAsia="es-CO"/>
        </w:rPr>
        <w:drawing>
          <wp:inline distT="0" distB="0" distL="0" distR="0" wp14:anchorId="40639541" wp14:editId="4761BD3F">
            <wp:extent cx="3200400" cy="161740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123" t="16302" r="4956" b="12759"/>
                    <a:stretch/>
                  </pic:blipFill>
                  <pic:spPr bwMode="auto">
                    <a:xfrm>
                      <a:off x="0" y="0"/>
                      <a:ext cx="3200400" cy="1617406"/>
                    </a:xfrm>
                    <a:prstGeom prst="rect">
                      <a:avLst/>
                    </a:prstGeom>
                    <a:ln>
                      <a:noFill/>
                    </a:ln>
                    <a:extLst>
                      <a:ext uri="{53640926-AAD7-44D8-BBD7-CCE9431645EC}">
                        <a14:shadowObscured xmlns:a14="http://schemas.microsoft.com/office/drawing/2010/main"/>
                      </a:ext>
                    </a:extLst>
                  </pic:spPr>
                </pic:pic>
              </a:graphicData>
            </a:graphic>
          </wp:inline>
        </w:drawing>
      </w:r>
    </w:p>
    <w:p w14:paraId="193038CA" w14:textId="77777777" w:rsidR="00037BC1" w:rsidRPr="002B7EB7" w:rsidRDefault="00101243" w:rsidP="002B7EB7">
      <w:pPr>
        <w:jc w:val="center"/>
        <w:rPr>
          <w:color w:val="000000" w:themeColor="text1"/>
        </w:rPr>
      </w:pPr>
      <w:r>
        <w:rPr>
          <w:b/>
          <w:color w:val="000000" w:themeColor="text1"/>
        </w:rPr>
        <w:t>Fig. 22</w:t>
      </w:r>
      <w:r w:rsidR="002B7EB7">
        <w:rPr>
          <w:b/>
          <w:color w:val="000000" w:themeColor="text1"/>
        </w:rPr>
        <w:t xml:space="preserve"> </w:t>
      </w:r>
      <w:r w:rsidR="002B7EB7">
        <w:rPr>
          <w:color w:val="000000" w:themeColor="text1"/>
        </w:rPr>
        <w:t>Circuito generador de  forma de onda</w:t>
      </w:r>
    </w:p>
    <w:p w14:paraId="69FF4A90" w14:textId="77777777" w:rsidR="00D03C10" w:rsidRDefault="00D03C10" w:rsidP="006F5094">
      <w:pPr>
        <w:jc w:val="both"/>
        <w:rPr>
          <w:color w:val="000000" w:themeColor="text1"/>
          <w:sz w:val="22"/>
        </w:rPr>
      </w:pPr>
    </w:p>
    <w:p w14:paraId="01DC6476" w14:textId="77777777" w:rsidR="002B7EB7" w:rsidRDefault="002B7EB7" w:rsidP="006F5094">
      <w:pPr>
        <w:jc w:val="both"/>
        <w:rPr>
          <w:sz w:val="22"/>
          <w:szCs w:val="24"/>
        </w:rPr>
      </w:pPr>
      <w:r w:rsidRPr="002B7EB7">
        <w:rPr>
          <w:sz w:val="22"/>
          <w:szCs w:val="24"/>
        </w:rPr>
        <w:t xml:space="preserve">El </w:t>
      </w:r>
      <w:proofErr w:type="spellStart"/>
      <w:r w:rsidRPr="002B7EB7">
        <w:rPr>
          <w:sz w:val="22"/>
          <w:szCs w:val="24"/>
        </w:rPr>
        <w:t>preescalador</w:t>
      </w:r>
      <w:proofErr w:type="spellEnd"/>
      <w:r w:rsidRPr="002B7EB7">
        <w:rPr>
          <w:sz w:val="22"/>
          <w:szCs w:val="24"/>
        </w:rPr>
        <w:t xml:space="preserve"> tiene la función de aumentar o disminuir la frecuencia del temporizador del sistema a partir de un contador y un multiplexor de 8bits cuyo modo de operación depende de CS00, CSO1 y CS02</w:t>
      </w:r>
      <w:r>
        <w:rPr>
          <w:sz w:val="22"/>
          <w:szCs w:val="24"/>
        </w:rPr>
        <w:t>. Su estr</w:t>
      </w:r>
      <w:r w:rsidR="00101243">
        <w:rPr>
          <w:sz w:val="22"/>
          <w:szCs w:val="24"/>
        </w:rPr>
        <w:t>uctura se observa en la figura 23</w:t>
      </w:r>
      <w:r>
        <w:rPr>
          <w:sz w:val="22"/>
          <w:szCs w:val="24"/>
        </w:rPr>
        <w:t>.</w:t>
      </w:r>
    </w:p>
    <w:p w14:paraId="7F06B6CA" w14:textId="77777777" w:rsidR="002B7EB7" w:rsidRDefault="002B7EB7" w:rsidP="006F5094">
      <w:pPr>
        <w:jc w:val="both"/>
        <w:rPr>
          <w:color w:val="000000" w:themeColor="text1"/>
        </w:rPr>
      </w:pPr>
    </w:p>
    <w:p w14:paraId="3F9F5EDE" w14:textId="77777777" w:rsidR="002B7EB7" w:rsidRDefault="002B7EB7" w:rsidP="006F5094">
      <w:pPr>
        <w:jc w:val="both"/>
        <w:rPr>
          <w:color w:val="000000" w:themeColor="text1"/>
        </w:rPr>
      </w:pPr>
      <w:r>
        <w:rPr>
          <w:noProof/>
          <w:lang w:val="es-CO" w:eastAsia="es-CO"/>
        </w:rPr>
        <w:drawing>
          <wp:inline distT="0" distB="0" distL="0" distR="0" wp14:anchorId="0BA6038A" wp14:editId="7AE27CF3">
            <wp:extent cx="3200400" cy="1974376"/>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651" t="13585" r="14121" b="11552"/>
                    <a:stretch/>
                  </pic:blipFill>
                  <pic:spPr bwMode="auto">
                    <a:xfrm>
                      <a:off x="0" y="0"/>
                      <a:ext cx="3200400" cy="1974376"/>
                    </a:xfrm>
                    <a:prstGeom prst="rect">
                      <a:avLst/>
                    </a:prstGeom>
                    <a:ln>
                      <a:noFill/>
                    </a:ln>
                    <a:extLst>
                      <a:ext uri="{53640926-AAD7-44D8-BBD7-CCE9431645EC}">
                        <a14:shadowObscured xmlns:a14="http://schemas.microsoft.com/office/drawing/2010/main"/>
                      </a:ext>
                    </a:extLst>
                  </pic:spPr>
                </pic:pic>
              </a:graphicData>
            </a:graphic>
          </wp:inline>
        </w:drawing>
      </w:r>
    </w:p>
    <w:p w14:paraId="60074263" w14:textId="77777777" w:rsidR="002B7EB7" w:rsidRPr="002B7EB7" w:rsidRDefault="00101243" w:rsidP="002B7EB7">
      <w:pPr>
        <w:jc w:val="center"/>
        <w:rPr>
          <w:color w:val="000000" w:themeColor="text1"/>
        </w:rPr>
      </w:pPr>
      <w:r>
        <w:rPr>
          <w:b/>
          <w:color w:val="000000" w:themeColor="text1"/>
        </w:rPr>
        <w:t>Fig. 23</w:t>
      </w:r>
      <w:r w:rsidR="002B7EB7">
        <w:rPr>
          <w:b/>
          <w:color w:val="000000" w:themeColor="text1"/>
        </w:rPr>
        <w:t xml:space="preserve"> </w:t>
      </w:r>
      <w:r w:rsidR="002B7EB7">
        <w:rPr>
          <w:color w:val="000000" w:themeColor="text1"/>
        </w:rPr>
        <w:t xml:space="preserve">Circuito </w:t>
      </w:r>
      <w:proofErr w:type="spellStart"/>
      <w:r w:rsidR="002B7EB7">
        <w:rPr>
          <w:color w:val="000000" w:themeColor="text1"/>
        </w:rPr>
        <w:t>Preescalador</w:t>
      </w:r>
      <w:proofErr w:type="spellEnd"/>
    </w:p>
    <w:p w14:paraId="118AC4B5" w14:textId="77777777" w:rsidR="00D03C10" w:rsidRPr="002B7EB7" w:rsidRDefault="00D03C10" w:rsidP="006F5094">
      <w:pPr>
        <w:jc w:val="both"/>
        <w:rPr>
          <w:color w:val="000000" w:themeColor="text1"/>
        </w:rPr>
      </w:pPr>
    </w:p>
    <w:p w14:paraId="13A90715" w14:textId="77777777" w:rsidR="002B7EB7" w:rsidRPr="002B7EB7" w:rsidRDefault="002B7EB7" w:rsidP="002B7EB7">
      <w:pPr>
        <w:jc w:val="both"/>
        <w:rPr>
          <w:sz w:val="22"/>
          <w:szCs w:val="24"/>
        </w:rPr>
      </w:pPr>
      <w:r w:rsidRPr="002B7EB7">
        <w:rPr>
          <w:sz w:val="22"/>
          <w:szCs w:val="24"/>
        </w:rPr>
        <w:t xml:space="preserve">El bloque de control lógico tiene la función de tomar la señal dada por el </w:t>
      </w:r>
      <w:proofErr w:type="spellStart"/>
      <w:r w:rsidRPr="002B7EB7">
        <w:rPr>
          <w:sz w:val="22"/>
          <w:szCs w:val="24"/>
        </w:rPr>
        <w:t>preescalador</w:t>
      </w:r>
      <w:proofErr w:type="spellEnd"/>
      <w:r w:rsidRPr="002B7EB7">
        <w:rPr>
          <w:sz w:val="22"/>
          <w:szCs w:val="24"/>
        </w:rPr>
        <w:t xml:space="preserve"> y mandarla hacia la entrada </w:t>
      </w:r>
      <w:proofErr w:type="spellStart"/>
      <w:r w:rsidRPr="002B7EB7">
        <w:rPr>
          <w:sz w:val="22"/>
          <w:szCs w:val="24"/>
        </w:rPr>
        <w:t>TCNTn</w:t>
      </w:r>
      <w:proofErr w:type="spellEnd"/>
      <w:r w:rsidRPr="002B7EB7">
        <w:rPr>
          <w:sz w:val="22"/>
          <w:szCs w:val="24"/>
        </w:rPr>
        <w:t xml:space="preserve"> en forma de </w:t>
      </w:r>
      <w:proofErr w:type="spellStart"/>
      <w:r w:rsidRPr="002B7EB7">
        <w:rPr>
          <w:sz w:val="22"/>
          <w:szCs w:val="24"/>
        </w:rPr>
        <w:t>count</w:t>
      </w:r>
      <w:proofErr w:type="spellEnd"/>
      <w:r w:rsidRPr="002B7EB7">
        <w:rPr>
          <w:sz w:val="22"/>
          <w:szCs w:val="24"/>
        </w:rPr>
        <w:t xml:space="preserve">, también convierte el valor de TOP en la salida TOV0 y genera la señal </w:t>
      </w:r>
      <w:proofErr w:type="spellStart"/>
      <w:r w:rsidRPr="002B7EB7">
        <w:rPr>
          <w:sz w:val="22"/>
          <w:szCs w:val="24"/>
        </w:rPr>
        <w:t>clear</w:t>
      </w:r>
      <w:proofErr w:type="spellEnd"/>
      <w:r w:rsidRPr="002B7EB7">
        <w:rPr>
          <w:sz w:val="22"/>
          <w:szCs w:val="24"/>
        </w:rPr>
        <w:t xml:space="preserve"> a partir del multiplexor y los valores que asuman CR6 y CR3. Es el bloque más importante y </w:t>
      </w:r>
      <w:r>
        <w:rPr>
          <w:sz w:val="22"/>
          <w:szCs w:val="24"/>
        </w:rPr>
        <w:t>se puede apreciar a continuación,</w:t>
      </w:r>
      <w:r w:rsidR="00101243">
        <w:rPr>
          <w:sz w:val="22"/>
          <w:szCs w:val="24"/>
        </w:rPr>
        <w:t xml:space="preserve"> en la figura 24</w:t>
      </w:r>
      <w:r>
        <w:rPr>
          <w:sz w:val="22"/>
          <w:szCs w:val="24"/>
        </w:rPr>
        <w:t>.</w:t>
      </w:r>
    </w:p>
    <w:p w14:paraId="5681745D" w14:textId="77777777" w:rsidR="002B7EB7" w:rsidRDefault="002B7EB7" w:rsidP="006F5094">
      <w:pPr>
        <w:jc w:val="both"/>
        <w:rPr>
          <w:color w:val="000000" w:themeColor="text1"/>
          <w:sz w:val="22"/>
        </w:rPr>
      </w:pPr>
    </w:p>
    <w:p w14:paraId="3F59F56B" w14:textId="77777777" w:rsidR="00D03C10" w:rsidRDefault="002B7EB7" w:rsidP="006F5094">
      <w:pPr>
        <w:jc w:val="both"/>
        <w:rPr>
          <w:color w:val="000000" w:themeColor="text1"/>
          <w:sz w:val="22"/>
        </w:rPr>
      </w:pPr>
      <w:r>
        <w:rPr>
          <w:noProof/>
          <w:lang w:val="es-CO" w:eastAsia="es-CO"/>
        </w:rPr>
        <w:drawing>
          <wp:inline distT="0" distB="0" distL="0" distR="0" wp14:anchorId="5DE082D7" wp14:editId="09086905">
            <wp:extent cx="3162300" cy="17344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348" t="17810" r="19382" b="22419"/>
                    <a:stretch/>
                  </pic:blipFill>
                  <pic:spPr bwMode="auto">
                    <a:xfrm>
                      <a:off x="0" y="0"/>
                      <a:ext cx="3270217" cy="1793636"/>
                    </a:xfrm>
                    <a:prstGeom prst="rect">
                      <a:avLst/>
                    </a:prstGeom>
                    <a:ln>
                      <a:noFill/>
                    </a:ln>
                    <a:extLst>
                      <a:ext uri="{53640926-AAD7-44D8-BBD7-CCE9431645EC}">
                        <a14:shadowObscured xmlns:a14="http://schemas.microsoft.com/office/drawing/2010/main"/>
                      </a:ext>
                    </a:extLst>
                  </pic:spPr>
                </pic:pic>
              </a:graphicData>
            </a:graphic>
          </wp:inline>
        </w:drawing>
      </w:r>
    </w:p>
    <w:p w14:paraId="7928D758" w14:textId="77777777" w:rsidR="00F840BF" w:rsidRPr="00F840BF" w:rsidRDefault="00101243" w:rsidP="00F840BF">
      <w:pPr>
        <w:jc w:val="center"/>
        <w:rPr>
          <w:color w:val="000000" w:themeColor="text1"/>
        </w:rPr>
      </w:pPr>
      <w:r>
        <w:rPr>
          <w:b/>
          <w:color w:val="000000" w:themeColor="text1"/>
        </w:rPr>
        <w:t>Fig. 24</w:t>
      </w:r>
      <w:r w:rsidR="00F840BF">
        <w:rPr>
          <w:b/>
          <w:color w:val="000000" w:themeColor="text1"/>
        </w:rPr>
        <w:t xml:space="preserve"> </w:t>
      </w:r>
      <w:r w:rsidR="00F840BF">
        <w:rPr>
          <w:color w:val="000000" w:themeColor="text1"/>
        </w:rPr>
        <w:t>Circuito para la lógica de control.</w:t>
      </w:r>
    </w:p>
    <w:p w14:paraId="2EDA4421" w14:textId="77777777" w:rsidR="00D03C10" w:rsidRDefault="00D03C10" w:rsidP="006F5094">
      <w:pPr>
        <w:jc w:val="both"/>
        <w:rPr>
          <w:sz w:val="22"/>
        </w:rPr>
      </w:pPr>
    </w:p>
    <w:p w14:paraId="067474E4" w14:textId="77777777" w:rsidR="00F840BF" w:rsidRDefault="00F840BF" w:rsidP="00F840BF">
      <w:pPr>
        <w:jc w:val="both"/>
        <w:rPr>
          <w:sz w:val="22"/>
          <w:szCs w:val="24"/>
        </w:rPr>
      </w:pPr>
      <w:r w:rsidRPr="00F840BF">
        <w:rPr>
          <w:sz w:val="22"/>
          <w:szCs w:val="24"/>
        </w:rPr>
        <w:t>Finalmente la salida toma  la señal de reloj del sistema y la salida del generador de forma de onda y los lleva a un multiplexor que es quien d</w:t>
      </w:r>
      <w:r>
        <w:rPr>
          <w:sz w:val="22"/>
          <w:szCs w:val="24"/>
        </w:rPr>
        <w:t xml:space="preserve">efine la salida del puerto </w:t>
      </w:r>
      <w:proofErr w:type="spellStart"/>
      <w:r>
        <w:rPr>
          <w:sz w:val="22"/>
          <w:szCs w:val="24"/>
        </w:rPr>
        <w:t>OCn</w:t>
      </w:r>
      <w:proofErr w:type="spellEnd"/>
      <w:r>
        <w:rPr>
          <w:sz w:val="22"/>
          <w:szCs w:val="24"/>
        </w:rPr>
        <w:t>,</w:t>
      </w:r>
      <w:r w:rsidRPr="00F840BF">
        <w:rPr>
          <w:sz w:val="22"/>
          <w:szCs w:val="24"/>
        </w:rPr>
        <w:t xml:space="preserve"> su modo de funcionamiento está definido por CR4 y CR5 que en ausencia de señal de ambos pone un cero en la salida y mientras que haya un valor en 1 va a dar como salida la señal PWM generada.</w:t>
      </w:r>
    </w:p>
    <w:p w14:paraId="3CB50C92" w14:textId="77777777" w:rsidR="00F840BF" w:rsidRDefault="00F840BF" w:rsidP="00F840BF">
      <w:pPr>
        <w:jc w:val="both"/>
        <w:rPr>
          <w:sz w:val="22"/>
          <w:szCs w:val="24"/>
        </w:rPr>
      </w:pPr>
    </w:p>
    <w:p w14:paraId="08B00A4B" w14:textId="77777777" w:rsidR="00F840BF" w:rsidRDefault="00910267" w:rsidP="00F840BF">
      <w:pPr>
        <w:jc w:val="both"/>
        <w:rPr>
          <w:sz w:val="22"/>
          <w:szCs w:val="24"/>
        </w:rPr>
      </w:pPr>
      <w:r>
        <w:rPr>
          <w:sz w:val="22"/>
          <w:szCs w:val="24"/>
        </w:rPr>
        <w:pict w14:anchorId="22B1A269">
          <v:shape id="_x0000_i1035" type="#_x0000_t75" style="width:252.3pt;height:142.75pt">
            <v:imagedata r:id="rId34" o:title="Salida"/>
          </v:shape>
        </w:pict>
      </w:r>
    </w:p>
    <w:p w14:paraId="64879D23" w14:textId="77777777" w:rsidR="00F840BF" w:rsidRDefault="00101243" w:rsidP="00F840BF">
      <w:pPr>
        <w:jc w:val="center"/>
        <w:rPr>
          <w:szCs w:val="24"/>
        </w:rPr>
      </w:pPr>
      <w:r>
        <w:rPr>
          <w:b/>
          <w:szCs w:val="24"/>
        </w:rPr>
        <w:t>Fig. 25</w:t>
      </w:r>
      <w:r w:rsidR="00F840BF">
        <w:rPr>
          <w:b/>
          <w:szCs w:val="24"/>
        </w:rPr>
        <w:t xml:space="preserve"> </w:t>
      </w:r>
      <w:r w:rsidR="00F840BF">
        <w:rPr>
          <w:szCs w:val="24"/>
        </w:rPr>
        <w:t xml:space="preserve">Circuito para la salida </w:t>
      </w:r>
      <w:proofErr w:type="spellStart"/>
      <w:r w:rsidR="00F840BF">
        <w:rPr>
          <w:szCs w:val="24"/>
        </w:rPr>
        <w:t>OCn</w:t>
      </w:r>
      <w:proofErr w:type="spellEnd"/>
    </w:p>
    <w:p w14:paraId="41A422E7" w14:textId="77777777" w:rsidR="00F840BF" w:rsidRDefault="00F840BF" w:rsidP="00F840BF">
      <w:pPr>
        <w:jc w:val="center"/>
        <w:rPr>
          <w:szCs w:val="24"/>
        </w:rPr>
      </w:pPr>
    </w:p>
    <w:p w14:paraId="50DBD3EE" w14:textId="77777777" w:rsidR="00F840BF" w:rsidRDefault="00F840BF" w:rsidP="00F840BF">
      <w:pPr>
        <w:jc w:val="both"/>
        <w:rPr>
          <w:sz w:val="22"/>
          <w:szCs w:val="24"/>
        </w:rPr>
      </w:pPr>
      <w:r>
        <w:rPr>
          <w:sz w:val="22"/>
          <w:szCs w:val="24"/>
        </w:rPr>
        <w:t>Al tener un claro entendimiento de la función que cumple cada componente descrito, anteriormente</w:t>
      </w:r>
      <w:r w:rsidR="004044EF">
        <w:rPr>
          <w:sz w:val="22"/>
          <w:szCs w:val="24"/>
        </w:rPr>
        <w:t>, se procede a realizar las pruebas correspondientes, sobre todo el modulo temporizador, para confirmar si este trabaja de manera correcta.</w:t>
      </w:r>
    </w:p>
    <w:p w14:paraId="1C5E2D67" w14:textId="77777777" w:rsidR="004044EF" w:rsidRDefault="004044EF" w:rsidP="00F840BF">
      <w:pPr>
        <w:jc w:val="both"/>
        <w:rPr>
          <w:sz w:val="22"/>
          <w:szCs w:val="24"/>
        </w:rPr>
      </w:pPr>
    </w:p>
    <w:p w14:paraId="64007706" w14:textId="77777777" w:rsidR="004044EF" w:rsidRDefault="004044EF" w:rsidP="00F840BF">
      <w:pPr>
        <w:jc w:val="both"/>
        <w:rPr>
          <w:sz w:val="22"/>
          <w:szCs w:val="24"/>
        </w:rPr>
      </w:pPr>
      <w:r>
        <w:rPr>
          <w:sz w:val="22"/>
          <w:szCs w:val="24"/>
        </w:rPr>
        <w:t>Lo que se hace es, básicamente, cargar un algoritmo a la CPU AVR que haga uso de este módulo, configurándolo para que el mismo trabaje en modo PWM, y su ancho de pulso varíe a partir de un valor que se envía, haciendo uso del puerto de entrada.</w:t>
      </w:r>
    </w:p>
    <w:p w14:paraId="00E2FA46" w14:textId="77777777" w:rsidR="00101243" w:rsidRDefault="00101243" w:rsidP="00F840BF">
      <w:pPr>
        <w:jc w:val="both"/>
        <w:rPr>
          <w:sz w:val="22"/>
          <w:szCs w:val="24"/>
        </w:rPr>
      </w:pPr>
    </w:p>
    <w:p w14:paraId="1EA801C9" w14:textId="77777777" w:rsidR="00114CA0" w:rsidRDefault="00910267" w:rsidP="00F840BF">
      <w:pPr>
        <w:jc w:val="both"/>
        <w:rPr>
          <w:sz w:val="22"/>
          <w:szCs w:val="24"/>
        </w:rPr>
      </w:pPr>
      <w:r>
        <w:rPr>
          <w:sz w:val="22"/>
          <w:szCs w:val="24"/>
        </w:rPr>
        <w:pict w14:anchorId="13B05576">
          <v:shape id="_x0000_i1036" type="#_x0000_t75" style="width:251.05pt;height:98.3pt">
            <v:imagedata r:id="rId35" o:title="prueba-1"/>
          </v:shape>
        </w:pict>
      </w:r>
    </w:p>
    <w:p w14:paraId="2E5931E5" w14:textId="77777777" w:rsidR="00114CA0" w:rsidRDefault="00101243" w:rsidP="00101243">
      <w:pPr>
        <w:jc w:val="center"/>
        <w:rPr>
          <w:szCs w:val="24"/>
        </w:rPr>
      </w:pPr>
      <w:r>
        <w:rPr>
          <w:b/>
          <w:szCs w:val="24"/>
        </w:rPr>
        <w:t>Fig. 26</w:t>
      </w:r>
      <w:r w:rsidR="00114CA0">
        <w:rPr>
          <w:b/>
          <w:szCs w:val="24"/>
        </w:rPr>
        <w:t xml:space="preserve"> </w:t>
      </w:r>
      <w:r w:rsidR="00114CA0">
        <w:rPr>
          <w:szCs w:val="24"/>
        </w:rPr>
        <w:t>Emisión de señal PWM con el bit 7 en 1</w:t>
      </w:r>
    </w:p>
    <w:p w14:paraId="2EDBF42C" w14:textId="77777777" w:rsidR="00114CA0" w:rsidRDefault="00114CA0" w:rsidP="00114CA0">
      <w:pPr>
        <w:jc w:val="center"/>
        <w:rPr>
          <w:szCs w:val="24"/>
        </w:rPr>
      </w:pPr>
      <w:r>
        <w:rPr>
          <w:noProof/>
          <w:szCs w:val="24"/>
          <w:lang w:val="es-CO" w:eastAsia="es-CO"/>
        </w:rPr>
        <w:lastRenderedPageBreak/>
        <w:drawing>
          <wp:inline distT="0" distB="0" distL="0" distR="0" wp14:anchorId="6ECB55FF" wp14:editId="09AF1871">
            <wp:extent cx="3190875" cy="1247775"/>
            <wp:effectExtent l="0" t="0" r="9525" b="9525"/>
            <wp:docPr id="15" name="Imagen 15" descr="C:\Users\ASUS\AppData\Local\Microsoft\Windows\INetCache\Content.Word\prueb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prueba-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0875" cy="1247775"/>
                    </a:xfrm>
                    <a:prstGeom prst="rect">
                      <a:avLst/>
                    </a:prstGeom>
                    <a:noFill/>
                    <a:ln>
                      <a:noFill/>
                    </a:ln>
                  </pic:spPr>
                </pic:pic>
              </a:graphicData>
            </a:graphic>
          </wp:inline>
        </w:drawing>
      </w:r>
      <w:r w:rsidR="00910267">
        <w:rPr>
          <w:szCs w:val="24"/>
        </w:rPr>
        <w:pict w14:anchorId="1D4963D2">
          <v:shape id="_x0000_i1037" type="#_x0000_t75" style="width:252.3pt;height:98.3pt">
            <v:imagedata r:id="rId37" o:title="prueba-3"/>
          </v:shape>
        </w:pict>
      </w:r>
    </w:p>
    <w:p w14:paraId="4733133D" w14:textId="77777777" w:rsidR="00114CA0" w:rsidRPr="00114CA0" w:rsidRDefault="00114CA0" w:rsidP="00114CA0">
      <w:pPr>
        <w:jc w:val="center"/>
        <w:rPr>
          <w:szCs w:val="24"/>
        </w:rPr>
      </w:pPr>
      <w:r>
        <w:rPr>
          <w:b/>
          <w:szCs w:val="24"/>
        </w:rPr>
        <w:t xml:space="preserve">Fig. </w:t>
      </w:r>
      <w:r w:rsidR="00101243">
        <w:rPr>
          <w:b/>
          <w:szCs w:val="24"/>
        </w:rPr>
        <w:t>27</w:t>
      </w:r>
      <w:r>
        <w:rPr>
          <w:b/>
          <w:szCs w:val="24"/>
        </w:rPr>
        <w:t xml:space="preserve"> </w:t>
      </w:r>
      <w:r>
        <w:rPr>
          <w:szCs w:val="24"/>
        </w:rPr>
        <w:t>Emisión de señal PWM con el bit 5 y 1 activos</w:t>
      </w:r>
    </w:p>
    <w:p w14:paraId="0D75E5CA" w14:textId="77777777" w:rsidR="00114CA0" w:rsidRDefault="00114CA0" w:rsidP="00F840BF">
      <w:pPr>
        <w:jc w:val="both"/>
        <w:rPr>
          <w:sz w:val="22"/>
          <w:szCs w:val="24"/>
        </w:rPr>
      </w:pPr>
    </w:p>
    <w:p w14:paraId="7EFD3146" w14:textId="77777777" w:rsidR="00F840BF" w:rsidRDefault="00114CA0" w:rsidP="006F5094">
      <w:pPr>
        <w:jc w:val="both"/>
        <w:rPr>
          <w:sz w:val="22"/>
          <w:szCs w:val="24"/>
        </w:rPr>
      </w:pPr>
      <w:r>
        <w:rPr>
          <w:sz w:val="22"/>
          <w:szCs w:val="24"/>
        </w:rPr>
        <w:t xml:space="preserve">Por último se procede a realizar el encapsulado del módulo </w:t>
      </w:r>
      <w:proofErr w:type="spellStart"/>
      <w:r>
        <w:rPr>
          <w:sz w:val="22"/>
          <w:szCs w:val="24"/>
        </w:rPr>
        <w:t>timer</w:t>
      </w:r>
      <w:proofErr w:type="spellEnd"/>
      <w:r>
        <w:rPr>
          <w:sz w:val="22"/>
          <w:szCs w:val="24"/>
        </w:rPr>
        <w:t xml:space="preserve">, en un circuito integrado, con el fin de ahorrar espacio y organizar el microcontrolador de una forma </w:t>
      </w:r>
      <w:r w:rsidR="003837E9">
        <w:rPr>
          <w:sz w:val="22"/>
          <w:szCs w:val="24"/>
        </w:rPr>
        <w:t>más</w:t>
      </w:r>
      <w:r>
        <w:rPr>
          <w:sz w:val="22"/>
          <w:szCs w:val="24"/>
        </w:rPr>
        <w:t xml:space="preserve"> </w:t>
      </w:r>
      <w:r w:rsidR="003837E9">
        <w:rPr>
          <w:sz w:val="22"/>
          <w:szCs w:val="24"/>
        </w:rPr>
        <w:t>óptima.</w:t>
      </w:r>
    </w:p>
    <w:p w14:paraId="525841CA" w14:textId="77777777" w:rsidR="00293F64" w:rsidRDefault="00293F64" w:rsidP="006F5094">
      <w:pPr>
        <w:jc w:val="both"/>
        <w:rPr>
          <w:sz w:val="22"/>
          <w:szCs w:val="24"/>
        </w:rPr>
      </w:pPr>
    </w:p>
    <w:p w14:paraId="1EE0C9DC" w14:textId="77777777" w:rsidR="00293F64" w:rsidRDefault="00910267" w:rsidP="006F5094">
      <w:pPr>
        <w:jc w:val="both"/>
        <w:rPr>
          <w:sz w:val="22"/>
          <w:szCs w:val="24"/>
        </w:rPr>
      </w:pPr>
      <w:r>
        <w:rPr>
          <w:sz w:val="22"/>
          <w:szCs w:val="24"/>
        </w:rPr>
        <w:pict w14:anchorId="23872EAE">
          <v:shape id="_x0000_i1038" type="#_x0000_t75" style="width:252.3pt;height:110.8pt">
            <v:imagedata r:id="rId38" o:title="Timer"/>
          </v:shape>
        </w:pict>
      </w:r>
    </w:p>
    <w:p w14:paraId="30ACD0D8" w14:textId="77777777" w:rsidR="00293F64" w:rsidRDefault="00293F64" w:rsidP="00293F64">
      <w:pPr>
        <w:jc w:val="center"/>
        <w:rPr>
          <w:szCs w:val="24"/>
        </w:rPr>
      </w:pPr>
      <w:r>
        <w:rPr>
          <w:b/>
          <w:szCs w:val="24"/>
        </w:rPr>
        <w:t xml:space="preserve">Fig. 28 </w:t>
      </w:r>
      <w:r>
        <w:rPr>
          <w:szCs w:val="24"/>
        </w:rPr>
        <w:t xml:space="preserve">Integrado para el módulo </w:t>
      </w:r>
      <w:proofErr w:type="spellStart"/>
      <w:r>
        <w:rPr>
          <w:szCs w:val="24"/>
        </w:rPr>
        <w:t>timer</w:t>
      </w:r>
      <w:proofErr w:type="spellEnd"/>
    </w:p>
    <w:p w14:paraId="70D4B2BA" w14:textId="77777777" w:rsidR="00293F64" w:rsidRDefault="00293F64" w:rsidP="00293F64">
      <w:pPr>
        <w:jc w:val="center"/>
        <w:rPr>
          <w:szCs w:val="24"/>
        </w:rPr>
      </w:pPr>
    </w:p>
    <w:p w14:paraId="2AD9759E" w14:textId="77777777" w:rsidR="00293F64" w:rsidRDefault="00293F64" w:rsidP="00293F64">
      <w:pPr>
        <w:jc w:val="both"/>
        <w:rPr>
          <w:sz w:val="22"/>
          <w:szCs w:val="24"/>
        </w:rPr>
      </w:pPr>
      <w:r>
        <w:rPr>
          <w:sz w:val="22"/>
          <w:szCs w:val="24"/>
        </w:rPr>
        <w:t xml:space="preserve">Posteriormente, y para dar por finalizado el proyecto, se procede a </w:t>
      </w:r>
      <w:r w:rsidR="00BB7392">
        <w:rPr>
          <w:sz w:val="22"/>
          <w:szCs w:val="24"/>
        </w:rPr>
        <w:t>realizar la prueba del funcionamiento con el integrado observado en la figura 28, añadiendo los demás módulos del microcontrolador, como se muestra en la figura 29.</w:t>
      </w:r>
    </w:p>
    <w:p w14:paraId="7382058A" w14:textId="77777777" w:rsidR="00BB7392" w:rsidRDefault="00BB7392" w:rsidP="00293F64">
      <w:pPr>
        <w:jc w:val="both"/>
        <w:rPr>
          <w:sz w:val="22"/>
          <w:szCs w:val="24"/>
        </w:rPr>
      </w:pPr>
    </w:p>
    <w:p w14:paraId="5E1B627C" w14:textId="77777777" w:rsidR="00BB7392" w:rsidRPr="00293F64" w:rsidRDefault="00910267" w:rsidP="00293F64">
      <w:pPr>
        <w:jc w:val="both"/>
        <w:rPr>
          <w:sz w:val="22"/>
          <w:szCs w:val="24"/>
        </w:rPr>
      </w:pPr>
      <w:r>
        <w:rPr>
          <w:sz w:val="22"/>
          <w:szCs w:val="24"/>
        </w:rPr>
        <w:pict w14:anchorId="14169651">
          <v:shape id="_x0000_i1039" type="#_x0000_t75" style="width:252.3pt;height:120.85pt">
            <v:imagedata r:id="rId39" o:title="FINAL"/>
          </v:shape>
        </w:pict>
      </w:r>
    </w:p>
    <w:p w14:paraId="5B9E29DA" w14:textId="77777777" w:rsidR="00293F64" w:rsidRDefault="00BB7392" w:rsidP="00293F64">
      <w:pPr>
        <w:jc w:val="center"/>
        <w:rPr>
          <w:szCs w:val="24"/>
        </w:rPr>
      </w:pPr>
      <w:r>
        <w:rPr>
          <w:b/>
          <w:szCs w:val="24"/>
        </w:rPr>
        <w:t xml:space="preserve">Fig. 29 </w:t>
      </w:r>
      <w:r>
        <w:rPr>
          <w:szCs w:val="24"/>
        </w:rPr>
        <w:t>Montaje del microcontrolador con emisión de PWM</w:t>
      </w:r>
    </w:p>
    <w:p w14:paraId="5DB8853B" w14:textId="77777777" w:rsidR="00BB7392" w:rsidRPr="00BB7392" w:rsidRDefault="00BB7392" w:rsidP="00293F64">
      <w:pPr>
        <w:jc w:val="center"/>
        <w:rPr>
          <w:szCs w:val="24"/>
        </w:rPr>
      </w:pPr>
    </w:p>
    <w:p w14:paraId="0ADC1E00" w14:textId="77777777" w:rsidR="00E97402" w:rsidRPr="00F71418" w:rsidRDefault="00E97402">
      <w:pPr>
        <w:pStyle w:val="Ttulo1"/>
        <w:rPr>
          <w:sz w:val="22"/>
          <w:szCs w:val="22"/>
        </w:rPr>
      </w:pPr>
      <w:r w:rsidRPr="00F71418">
        <w:rPr>
          <w:sz w:val="22"/>
          <w:szCs w:val="22"/>
        </w:rPr>
        <w:t>Conclusion</w:t>
      </w:r>
      <w:r w:rsidR="00F71418" w:rsidRPr="00F71418">
        <w:rPr>
          <w:sz w:val="22"/>
          <w:szCs w:val="22"/>
        </w:rPr>
        <w:t>es</w:t>
      </w:r>
    </w:p>
    <w:p w14:paraId="39779940" w14:textId="77777777" w:rsidR="001F1DFC" w:rsidRDefault="001F1DFC" w:rsidP="001F1DFC">
      <w:pPr>
        <w:pStyle w:val="Prrafodelista"/>
        <w:numPr>
          <w:ilvl w:val="0"/>
          <w:numId w:val="36"/>
        </w:numPr>
        <w:spacing w:after="0" w:line="240" w:lineRule="auto"/>
        <w:jc w:val="both"/>
      </w:pPr>
      <w:r>
        <w:rPr>
          <w:rFonts w:ascii="Times New Roman" w:hAnsi="Times New Roman"/>
        </w:rPr>
        <w:t xml:space="preserve">Finalmente se logra la implementación del microcontrolador propuesto, para este proyecto, el cual ha basado su funcionamiento en el uso de una CPU AVR de 8 bits, cuya funcionalidad ha sido útil para comprobar el funcionamiento de cada módulo instaurado dentro del microcontrolador, siguiendo las instrucciones proporcionadas por la guía y observando las especificaciones dadas por el </w:t>
      </w:r>
      <w:proofErr w:type="spellStart"/>
      <w:r>
        <w:rPr>
          <w:rFonts w:ascii="Times New Roman" w:hAnsi="Times New Roman"/>
        </w:rPr>
        <w:t>datasheet</w:t>
      </w:r>
      <w:proofErr w:type="spellEnd"/>
      <w:r>
        <w:rPr>
          <w:rFonts w:ascii="Times New Roman" w:hAnsi="Times New Roman"/>
        </w:rPr>
        <w:t xml:space="preserve"> del dispositivo, para entender que configuración debe poseer cada módulo, en términos de nomenclatura, dirección, conexión y adecuaciones en general puesto que, con un conocimiento previo de estos factores, se garantiza la consecución de un dispositivo capaz de realizar operaciones básicas, de manera óptima.</w:t>
      </w:r>
    </w:p>
    <w:p w14:paraId="3C3F0F61" w14:textId="77777777" w:rsidR="00F71418" w:rsidRPr="0093660F" w:rsidRDefault="00F71418" w:rsidP="0093660F">
      <w:pPr>
        <w:jc w:val="both"/>
      </w:pPr>
    </w:p>
    <w:p w14:paraId="5A3DE1FD" w14:textId="77777777" w:rsidR="00C2399F" w:rsidRPr="007C2F3E" w:rsidRDefault="00C2399F" w:rsidP="00C2399F">
      <w:pPr>
        <w:pStyle w:val="Prrafodelista"/>
        <w:numPr>
          <w:ilvl w:val="0"/>
          <w:numId w:val="33"/>
        </w:numPr>
        <w:spacing w:after="0" w:line="240" w:lineRule="auto"/>
        <w:jc w:val="both"/>
        <w:rPr>
          <w:rFonts w:ascii="Times New Roman" w:hAnsi="Times New Roman"/>
        </w:rPr>
      </w:pPr>
      <w:r>
        <w:rPr>
          <w:rFonts w:ascii="Times New Roman" w:hAnsi="Times New Roman"/>
        </w:rPr>
        <w:t xml:space="preserve">En cuanto a los módulos analizados y montados, haciendo uso del software </w:t>
      </w:r>
      <w:proofErr w:type="spellStart"/>
      <w:r>
        <w:rPr>
          <w:rFonts w:ascii="Times New Roman" w:hAnsi="Times New Roman"/>
        </w:rPr>
        <w:t>proteus</w:t>
      </w:r>
      <w:proofErr w:type="spellEnd"/>
      <w:r>
        <w:rPr>
          <w:rFonts w:ascii="Times New Roman" w:hAnsi="Times New Roman"/>
        </w:rPr>
        <w:t>, cabe destacar que todos cumplieron con los requerimientos esperados en cuanto a su funcionamiento pues, por ejemplo, para los módulos de entrada y salida se verifica el cumplimiento de las tareas concernientes a lectura y escritura de datos, al establecer conexión entre el usuario y la máquina, y esto se ha confirmado al revisar el almacenamiento de estos, en la memoria RAM, haciendo uso del algoritmo más apropiado que permitiría la utilización y posterior revisión del funcionamiento de este módulo.</w:t>
      </w:r>
    </w:p>
    <w:p w14:paraId="13139A61" w14:textId="77777777" w:rsidR="00F71418" w:rsidRDefault="00F71418" w:rsidP="00F71418">
      <w:pPr>
        <w:pStyle w:val="Prrafodelista"/>
        <w:rPr>
          <w:rFonts w:ascii="Times New Roman" w:hAnsi="Times New Roman"/>
        </w:rPr>
      </w:pPr>
    </w:p>
    <w:p w14:paraId="72162B31" w14:textId="77777777" w:rsidR="002B52D8" w:rsidRPr="007C2F3E" w:rsidRDefault="002B52D8" w:rsidP="002B52D8">
      <w:pPr>
        <w:pStyle w:val="Prrafodelista"/>
        <w:numPr>
          <w:ilvl w:val="0"/>
          <w:numId w:val="33"/>
        </w:numPr>
        <w:spacing w:after="0" w:line="240" w:lineRule="auto"/>
        <w:jc w:val="both"/>
        <w:rPr>
          <w:rFonts w:ascii="Times New Roman" w:hAnsi="Times New Roman"/>
        </w:rPr>
      </w:pPr>
      <w:r>
        <w:rPr>
          <w:rFonts w:ascii="Times New Roman" w:hAnsi="Times New Roman"/>
        </w:rPr>
        <w:t xml:space="preserve">Por otro lado ha sido posible realizar la instauración y posterior revisión del funcionamiento descrito por el temporizador de 8 bits al observar que, cuando el mismo se configuraba en el modo de señal PWM, era posible conseguir la misma, observándola mediante el osciloscopio virtual que posee </w:t>
      </w:r>
      <w:proofErr w:type="spellStart"/>
      <w:r>
        <w:rPr>
          <w:rFonts w:ascii="Times New Roman" w:hAnsi="Times New Roman"/>
        </w:rPr>
        <w:t>proteus</w:t>
      </w:r>
      <w:proofErr w:type="spellEnd"/>
      <w:r>
        <w:rPr>
          <w:rFonts w:ascii="Times New Roman" w:hAnsi="Times New Roman"/>
        </w:rPr>
        <w:t>, y ejercer control sobre esta, en términos del acho de pulso, haciendo uso del puerto de entrada, puesto que dicho ancho depende de un valor enviado por el usuario, el cual es tomado y comparado por un contador, como se ha explicado anteriormente.</w:t>
      </w:r>
    </w:p>
    <w:p w14:paraId="5783DA3B" w14:textId="77777777" w:rsidR="00A466B8" w:rsidRPr="00E56091" w:rsidRDefault="00A466B8" w:rsidP="00E56091">
      <w:pPr>
        <w:jc w:val="both"/>
      </w:pPr>
    </w:p>
    <w:p w14:paraId="7857E4C5" w14:textId="77777777" w:rsidR="00E97402" w:rsidRPr="00F71418" w:rsidRDefault="00E97402">
      <w:pPr>
        <w:pStyle w:val="ReferenceHead"/>
        <w:rPr>
          <w:sz w:val="22"/>
          <w:szCs w:val="22"/>
        </w:rPr>
      </w:pPr>
      <w:r w:rsidRPr="00F71418">
        <w:rPr>
          <w:sz w:val="22"/>
          <w:szCs w:val="22"/>
        </w:rPr>
        <w:t>Referenc</w:t>
      </w:r>
      <w:r w:rsidR="00E8728D">
        <w:rPr>
          <w:sz w:val="22"/>
          <w:szCs w:val="22"/>
        </w:rPr>
        <w:t>ias</w:t>
      </w:r>
    </w:p>
    <w:p w14:paraId="5EF04383" w14:textId="77777777" w:rsidR="00B03C79" w:rsidRDefault="00D55E70" w:rsidP="003668E7">
      <w:pPr>
        <w:numPr>
          <w:ilvl w:val="0"/>
          <w:numId w:val="19"/>
        </w:numPr>
        <w:ind w:left="360"/>
      </w:pPr>
      <w:r>
        <w:t xml:space="preserve">A. Vera, W. </w:t>
      </w:r>
      <w:proofErr w:type="spellStart"/>
      <w:r>
        <w:t>Jimenez</w:t>
      </w:r>
      <w:proofErr w:type="spellEnd"/>
      <w:r>
        <w:t xml:space="preserve"> &amp; J. Cardona “Fundamentos y Aplicaciones de los Microcontroladores AVR” 1ra edición, Armenia, 2008</w:t>
      </w:r>
    </w:p>
    <w:p w14:paraId="425AF2CC" w14:textId="77777777" w:rsidR="003668E7" w:rsidRDefault="003668E7" w:rsidP="003668E7">
      <w:pPr>
        <w:ind w:left="360"/>
      </w:pPr>
    </w:p>
    <w:p w14:paraId="36215FC4" w14:textId="77777777" w:rsidR="00E97402" w:rsidRDefault="00E97402">
      <w:pPr>
        <w:pStyle w:val="FigureCaption"/>
      </w:pPr>
    </w:p>
    <w:p w14:paraId="3963AC02" w14:textId="77777777" w:rsidR="003668E7" w:rsidRDefault="003668E7">
      <w:pPr>
        <w:pStyle w:val="FigureCaption"/>
      </w:pPr>
    </w:p>
    <w:sectPr w:rsidR="003668E7" w:rsidSect="00C22A80">
      <w:headerReference w:type="default" r:id="rId40"/>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Gerardo Lopez" w:date="2016-04-03T11:15:00Z" w:initials="GL">
    <w:p w14:paraId="7EEBD9AA" w14:textId="577C48A2" w:rsidR="00444897" w:rsidRDefault="00444897">
      <w:pPr>
        <w:pStyle w:val="Textocomentario"/>
      </w:pPr>
      <w:r>
        <w:rPr>
          <w:rStyle w:val="Refdecomentario"/>
        </w:rPr>
        <w:annotationRef/>
      </w:r>
      <w:r>
        <w:t xml:space="preserve">Hace parte dentro </w:t>
      </w:r>
      <w:r w:rsidR="001B1491">
        <w:t>la</w:t>
      </w:r>
      <w:bookmarkStart w:id="4" w:name="_GoBack"/>
      <w:bookmarkEnd w:id="4"/>
      <w:r>
        <w:t xml:space="preserve"> buena presentación de un artículo académico, insertar figuras que no estén pixeladas ni borrosas.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EBD9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879BD" w14:textId="77777777" w:rsidR="00910267" w:rsidRDefault="00910267">
      <w:r>
        <w:separator/>
      </w:r>
    </w:p>
  </w:endnote>
  <w:endnote w:type="continuationSeparator" w:id="0">
    <w:p w14:paraId="4C24A203" w14:textId="77777777" w:rsidR="00910267" w:rsidRDefault="0091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48776" w14:textId="77777777" w:rsidR="00910267" w:rsidRDefault="00910267"/>
  </w:footnote>
  <w:footnote w:type="continuationSeparator" w:id="0">
    <w:p w14:paraId="3E796209" w14:textId="77777777" w:rsidR="00910267" w:rsidRDefault="009102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4EB6B" w14:textId="77777777" w:rsidR="00DC63D9" w:rsidRDefault="00DC63D9">
    <w:pPr>
      <w:framePr w:wrap="auto" w:vAnchor="text" w:hAnchor="margin" w:xAlign="right" w:y="1"/>
    </w:pPr>
    <w:r>
      <w:fldChar w:fldCharType="begin"/>
    </w:r>
    <w:r>
      <w:instrText xml:space="preserve">PAGE  </w:instrText>
    </w:r>
    <w:r>
      <w:fldChar w:fldCharType="separate"/>
    </w:r>
    <w:r w:rsidR="001B1491">
      <w:rPr>
        <w:noProof/>
      </w:rPr>
      <w:t>8</w:t>
    </w:r>
    <w:r>
      <w:rPr>
        <w:noProof/>
      </w:rPr>
      <w:fldChar w:fldCharType="end"/>
    </w:r>
  </w:p>
  <w:p w14:paraId="776863CD" w14:textId="77777777" w:rsidR="00DC63D9" w:rsidRDefault="00DC63D9" w:rsidP="0042212C">
    <w:pPr>
      <w:ind w:right="360"/>
      <w:jc w:val="center"/>
      <w:rPr>
        <w:caps/>
      </w:rPr>
    </w:pPr>
    <w:r>
      <w:rPr>
        <w:caps/>
      </w:rPr>
      <w:t>UNIVERSIDAD DEL QUINDIO, INGENIERÍA ELECTRÓNICA, mICROPROCESADORES</w:t>
    </w:r>
  </w:p>
  <w:p w14:paraId="7AC999F1" w14:textId="77777777" w:rsidR="00DC63D9" w:rsidRDefault="00DC63D9" w:rsidP="0042212C">
    <w:pPr>
      <w:ind w:right="360"/>
      <w:jc w:val="center"/>
    </w:pPr>
    <w:r>
      <w:rPr>
        <w:caps/>
      </w:rPr>
      <w:t>ARTICULO n°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F9878CC"/>
    <w:multiLevelType w:val="hybridMultilevel"/>
    <w:tmpl w:val="0BE2319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15CE3B51"/>
    <w:multiLevelType w:val="hybridMultilevel"/>
    <w:tmpl w:val="AB7894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66E3556"/>
    <w:multiLevelType w:val="hybridMultilevel"/>
    <w:tmpl w:val="DFFE91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AC7D27"/>
    <w:multiLevelType w:val="hybridMultilevel"/>
    <w:tmpl w:val="B96AB37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55C7602"/>
    <w:multiLevelType w:val="hybridMultilevel"/>
    <w:tmpl w:val="17FC612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6836BD8"/>
    <w:multiLevelType w:val="hybridMultilevel"/>
    <w:tmpl w:val="F72E2C3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3BF9759A"/>
    <w:multiLevelType w:val="hybridMultilevel"/>
    <w:tmpl w:val="C84A42B4"/>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400667CC"/>
    <w:multiLevelType w:val="hybridMultilevel"/>
    <w:tmpl w:val="8D38038C"/>
    <w:lvl w:ilvl="0" w:tplc="FC248A84">
      <w:start w:val="1"/>
      <w:numFmt w:val="decimal"/>
      <w:lvlText w:val="%1."/>
      <w:lvlJc w:val="left"/>
      <w:pPr>
        <w:ind w:left="720" w:hanging="360"/>
      </w:pPr>
      <w:rPr>
        <w:rFonts w:hint="default"/>
        <w:color w:val="00FF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2DC3095"/>
    <w:multiLevelType w:val="hybridMultilevel"/>
    <w:tmpl w:val="25241F8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7A551A1"/>
    <w:multiLevelType w:val="hybridMultilevel"/>
    <w:tmpl w:val="C6F2D0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AB54897"/>
    <w:multiLevelType w:val="hybridMultilevel"/>
    <w:tmpl w:val="22B8708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4F7803A2"/>
    <w:multiLevelType w:val="hybridMultilevel"/>
    <w:tmpl w:val="1F9AB7C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BDC4382"/>
    <w:multiLevelType w:val="hybridMultilevel"/>
    <w:tmpl w:val="0E149AB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6DC3293B"/>
    <w:multiLevelType w:val="singleLevel"/>
    <w:tmpl w:val="3A8EC28E"/>
    <w:lvl w:ilvl="0">
      <w:start w:val="1"/>
      <w:numFmt w:val="decimal"/>
      <w:lvlText w:val="[%1]"/>
      <w:lvlJc w:val="left"/>
      <w:pPr>
        <w:ind w:left="720" w:hanging="360"/>
      </w:pPr>
    </w:lvl>
  </w:abstractNum>
  <w:abstractNum w:abstractNumId="24" w15:restartNumberingAfterBreak="0">
    <w:nsid w:val="70C45D83"/>
    <w:multiLevelType w:val="hybridMultilevel"/>
    <w:tmpl w:val="562A18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781335B0"/>
    <w:multiLevelType w:val="hybridMultilevel"/>
    <w:tmpl w:val="B5D404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D4E5ED1"/>
    <w:multiLevelType w:val="hybridMultilevel"/>
    <w:tmpl w:val="BBBA864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1"/>
  </w:num>
  <w:num w:numId="13">
    <w:abstractNumId w:val="5"/>
  </w:num>
  <w:num w:numId="14">
    <w:abstractNumId w:val="21"/>
  </w:num>
  <w:num w:numId="15">
    <w:abstractNumId w:val="19"/>
  </w:num>
  <w:num w:numId="16">
    <w:abstractNumId w:val="25"/>
  </w:num>
  <w:num w:numId="17">
    <w:abstractNumId w:val="8"/>
  </w:num>
  <w:num w:numId="18">
    <w:abstractNumId w:val="6"/>
  </w:num>
  <w:num w:numId="19">
    <w:abstractNumId w:val="23"/>
  </w:num>
  <w:num w:numId="20">
    <w:abstractNumId w:val="12"/>
  </w:num>
  <w:num w:numId="21">
    <w:abstractNumId w:val="20"/>
  </w:num>
  <w:num w:numId="22">
    <w:abstractNumId w:val="4"/>
  </w:num>
  <w:num w:numId="23">
    <w:abstractNumId w:val="7"/>
  </w:num>
  <w:num w:numId="24">
    <w:abstractNumId w:val="27"/>
  </w:num>
  <w:num w:numId="25">
    <w:abstractNumId w:val="22"/>
  </w:num>
  <w:num w:numId="26">
    <w:abstractNumId w:val="10"/>
  </w:num>
  <w:num w:numId="27">
    <w:abstractNumId w:val="18"/>
  </w:num>
  <w:num w:numId="28">
    <w:abstractNumId w:val="15"/>
  </w:num>
  <w:num w:numId="29">
    <w:abstractNumId w:val="1"/>
  </w:num>
  <w:num w:numId="30">
    <w:abstractNumId w:val="13"/>
  </w:num>
  <w:num w:numId="31">
    <w:abstractNumId w:val="3"/>
  </w:num>
  <w:num w:numId="32">
    <w:abstractNumId w:val="24"/>
  </w:num>
  <w:num w:numId="33">
    <w:abstractNumId w:val="17"/>
  </w:num>
  <w:num w:numId="34">
    <w:abstractNumId w:val="2"/>
  </w:num>
  <w:num w:numId="35">
    <w:abstractNumId w:val="14"/>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30F"/>
    <w:rsid w:val="00007190"/>
    <w:rsid w:val="000275BD"/>
    <w:rsid w:val="0003148E"/>
    <w:rsid w:val="000373F5"/>
    <w:rsid w:val="00037BC1"/>
    <w:rsid w:val="00037E55"/>
    <w:rsid w:val="0004045C"/>
    <w:rsid w:val="000420E3"/>
    <w:rsid w:val="00042C63"/>
    <w:rsid w:val="000431AA"/>
    <w:rsid w:val="00055554"/>
    <w:rsid w:val="000739A2"/>
    <w:rsid w:val="00073B1B"/>
    <w:rsid w:val="00075E9C"/>
    <w:rsid w:val="00077672"/>
    <w:rsid w:val="00081223"/>
    <w:rsid w:val="00096BDB"/>
    <w:rsid w:val="000C1503"/>
    <w:rsid w:val="000C51B2"/>
    <w:rsid w:val="000D0CCA"/>
    <w:rsid w:val="000D34AB"/>
    <w:rsid w:val="000D6C0C"/>
    <w:rsid w:val="000D745E"/>
    <w:rsid w:val="000F1610"/>
    <w:rsid w:val="000F2CE9"/>
    <w:rsid w:val="000F3069"/>
    <w:rsid w:val="001002B0"/>
    <w:rsid w:val="00101243"/>
    <w:rsid w:val="00106FBA"/>
    <w:rsid w:val="00111F25"/>
    <w:rsid w:val="00113688"/>
    <w:rsid w:val="00114CA0"/>
    <w:rsid w:val="00120A78"/>
    <w:rsid w:val="0012322E"/>
    <w:rsid w:val="001316B4"/>
    <w:rsid w:val="00132D25"/>
    <w:rsid w:val="00133A55"/>
    <w:rsid w:val="00144E72"/>
    <w:rsid w:val="001460F8"/>
    <w:rsid w:val="00153429"/>
    <w:rsid w:val="001560E5"/>
    <w:rsid w:val="00157F27"/>
    <w:rsid w:val="001613F0"/>
    <w:rsid w:val="00171825"/>
    <w:rsid w:val="00173416"/>
    <w:rsid w:val="00177E38"/>
    <w:rsid w:val="00180D55"/>
    <w:rsid w:val="00186175"/>
    <w:rsid w:val="0018671E"/>
    <w:rsid w:val="0019217F"/>
    <w:rsid w:val="0019296B"/>
    <w:rsid w:val="001A1433"/>
    <w:rsid w:val="001A75D0"/>
    <w:rsid w:val="001B1491"/>
    <w:rsid w:val="001C74EF"/>
    <w:rsid w:val="001D7BC1"/>
    <w:rsid w:val="001E07CC"/>
    <w:rsid w:val="001E2AB8"/>
    <w:rsid w:val="001E3D56"/>
    <w:rsid w:val="001E7902"/>
    <w:rsid w:val="001F1DFC"/>
    <w:rsid w:val="001F4DB7"/>
    <w:rsid w:val="00200D05"/>
    <w:rsid w:val="00203EE0"/>
    <w:rsid w:val="00222260"/>
    <w:rsid w:val="00226AD8"/>
    <w:rsid w:val="00234EEA"/>
    <w:rsid w:val="00237E10"/>
    <w:rsid w:val="00241F84"/>
    <w:rsid w:val="002434A1"/>
    <w:rsid w:val="00243F3F"/>
    <w:rsid w:val="0024487F"/>
    <w:rsid w:val="0024511F"/>
    <w:rsid w:val="002463F5"/>
    <w:rsid w:val="00246E65"/>
    <w:rsid w:val="00256A4C"/>
    <w:rsid w:val="00256E60"/>
    <w:rsid w:val="00264ED5"/>
    <w:rsid w:val="00266C40"/>
    <w:rsid w:val="00267B8E"/>
    <w:rsid w:val="00272F6F"/>
    <w:rsid w:val="00275B07"/>
    <w:rsid w:val="00277ED5"/>
    <w:rsid w:val="00293F64"/>
    <w:rsid w:val="002A116B"/>
    <w:rsid w:val="002A382B"/>
    <w:rsid w:val="002A496D"/>
    <w:rsid w:val="002B52D8"/>
    <w:rsid w:val="002B7EB7"/>
    <w:rsid w:val="002C6702"/>
    <w:rsid w:val="002C67FC"/>
    <w:rsid w:val="002C76D9"/>
    <w:rsid w:val="002E495C"/>
    <w:rsid w:val="002E5F1F"/>
    <w:rsid w:val="002F22C7"/>
    <w:rsid w:val="002F3830"/>
    <w:rsid w:val="002F44C9"/>
    <w:rsid w:val="002F5B48"/>
    <w:rsid w:val="00301A35"/>
    <w:rsid w:val="00313D64"/>
    <w:rsid w:val="00317B66"/>
    <w:rsid w:val="00325AC7"/>
    <w:rsid w:val="00334459"/>
    <w:rsid w:val="00335917"/>
    <w:rsid w:val="0033735B"/>
    <w:rsid w:val="0034199D"/>
    <w:rsid w:val="003423A8"/>
    <w:rsid w:val="003511FA"/>
    <w:rsid w:val="00351D2C"/>
    <w:rsid w:val="00360269"/>
    <w:rsid w:val="00363A18"/>
    <w:rsid w:val="003668E7"/>
    <w:rsid w:val="00381841"/>
    <w:rsid w:val="003837E9"/>
    <w:rsid w:val="00387D2F"/>
    <w:rsid w:val="003901C9"/>
    <w:rsid w:val="00394990"/>
    <w:rsid w:val="00395DCC"/>
    <w:rsid w:val="00396627"/>
    <w:rsid w:val="003A1673"/>
    <w:rsid w:val="003A4401"/>
    <w:rsid w:val="003A5EAA"/>
    <w:rsid w:val="003A5F7E"/>
    <w:rsid w:val="003B2486"/>
    <w:rsid w:val="003C081E"/>
    <w:rsid w:val="003C1E74"/>
    <w:rsid w:val="003C2C61"/>
    <w:rsid w:val="003C3292"/>
    <w:rsid w:val="003C467A"/>
    <w:rsid w:val="003C615F"/>
    <w:rsid w:val="003C62F7"/>
    <w:rsid w:val="003C671E"/>
    <w:rsid w:val="003C7E5C"/>
    <w:rsid w:val="003D6FED"/>
    <w:rsid w:val="003E5D1F"/>
    <w:rsid w:val="003F0D0F"/>
    <w:rsid w:val="003F0FEA"/>
    <w:rsid w:val="003F3BAD"/>
    <w:rsid w:val="004044EF"/>
    <w:rsid w:val="00405F69"/>
    <w:rsid w:val="00411546"/>
    <w:rsid w:val="00414A6D"/>
    <w:rsid w:val="0042212C"/>
    <w:rsid w:val="0042588F"/>
    <w:rsid w:val="00426F1F"/>
    <w:rsid w:val="0042763E"/>
    <w:rsid w:val="0043144F"/>
    <w:rsid w:val="00431BFA"/>
    <w:rsid w:val="00431E17"/>
    <w:rsid w:val="00433D98"/>
    <w:rsid w:val="00444897"/>
    <w:rsid w:val="00445899"/>
    <w:rsid w:val="00446314"/>
    <w:rsid w:val="00450450"/>
    <w:rsid w:val="00455321"/>
    <w:rsid w:val="004631BC"/>
    <w:rsid w:val="00464428"/>
    <w:rsid w:val="00467E9B"/>
    <w:rsid w:val="00474BD5"/>
    <w:rsid w:val="00482403"/>
    <w:rsid w:val="004826C3"/>
    <w:rsid w:val="004912D9"/>
    <w:rsid w:val="004975BE"/>
    <w:rsid w:val="004A015A"/>
    <w:rsid w:val="004A4F56"/>
    <w:rsid w:val="004B46F0"/>
    <w:rsid w:val="004B60A2"/>
    <w:rsid w:val="004B7262"/>
    <w:rsid w:val="004C1E16"/>
    <w:rsid w:val="004C6358"/>
    <w:rsid w:val="004D300C"/>
    <w:rsid w:val="004D795F"/>
    <w:rsid w:val="004E1C9D"/>
    <w:rsid w:val="004F0C29"/>
    <w:rsid w:val="005009A1"/>
    <w:rsid w:val="00500F73"/>
    <w:rsid w:val="00501462"/>
    <w:rsid w:val="00504D68"/>
    <w:rsid w:val="005069C2"/>
    <w:rsid w:val="0051199D"/>
    <w:rsid w:val="00517422"/>
    <w:rsid w:val="005258F4"/>
    <w:rsid w:val="00533C36"/>
    <w:rsid w:val="00534127"/>
    <w:rsid w:val="00535147"/>
    <w:rsid w:val="005408D3"/>
    <w:rsid w:val="00541814"/>
    <w:rsid w:val="005446B0"/>
    <w:rsid w:val="00546D12"/>
    <w:rsid w:val="0057221D"/>
    <w:rsid w:val="00574FF3"/>
    <w:rsid w:val="005767CC"/>
    <w:rsid w:val="0059556C"/>
    <w:rsid w:val="005A239F"/>
    <w:rsid w:val="005A2A15"/>
    <w:rsid w:val="005A4D9B"/>
    <w:rsid w:val="005A5735"/>
    <w:rsid w:val="005A639C"/>
    <w:rsid w:val="005B3303"/>
    <w:rsid w:val="005C385A"/>
    <w:rsid w:val="005C5AD8"/>
    <w:rsid w:val="005D15B3"/>
    <w:rsid w:val="005D48D9"/>
    <w:rsid w:val="005E292B"/>
    <w:rsid w:val="005E443E"/>
    <w:rsid w:val="005E4D9E"/>
    <w:rsid w:val="005F1C49"/>
    <w:rsid w:val="005F1FDC"/>
    <w:rsid w:val="00601E3A"/>
    <w:rsid w:val="00606028"/>
    <w:rsid w:val="00607899"/>
    <w:rsid w:val="00620757"/>
    <w:rsid w:val="00621C68"/>
    <w:rsid w:val="0062489F"/>
    <w:rsid w:val="00625E96"/>
    <w:rsid w:val="0063606B"/>
    <w:rsid w:val="00644878"/>
    <w:rsid w:val="00644D4B"/>
    <w:rsid w:val="006463EA"/>
    <w:rsid w:val="0065195F"/>
    <w:rsid w:val="00660D43"/>
    <w:rsid w:val="00663B0B"/>
    <w:rsid w:val="00667797"/>
    <w:rsid w:val="00682236"/>
    <w:rsid w:val="00682642"/>
    <w:rsid w:val="00697BD3"/>
    <w:rsid w:val="00697DC7"/>
    <w:rsid w:val="006A34F3"/>
    <w:rsid w:val="006A4D7B"/>
    <w:rsid w:val="006D2042"/>
    <w:rsid w:val="006D3A89"/>
    <w:rsid w:val="006D6004"/>
    <w:rsid w:val="006D7E45"/>
    <w:rsid w:val="006E086C"/>
    <w:rsid w:val="006F415F"/>
    <w:rsid w:val="006F5094"/>
    <w:rsid w:val="007054D3"/>
    <w:rsid w:val="007113C5"/>
    <w:rsid w:val="007126F7"/>
    <w:rsid w:val="0071296E"/>
    <w:rsid w:val="00720A0D"/>
    <w:rsid w:val="0072521B"/>
    <w:rsid w:val="00725968"/>
    <w:rsid w:val="0073368F"/>
    <w:rsid w:val="0074294B"/>
    <w:rsid w:val="007535A2"/>
    <w:rsid w:val="00766F6E"/>
    <w:rsid w:val="00781890"/>
    <w:rsid w:val="0078259B"/>
    <w:rsid w:val="007A1788"/>
    <w:rsid w:val="007A59CD"/>
    <w:rsid w:val="007B0DEF"/>
    <w:rsid w:val="007C4018"/>
    <w:rsid w:val="007C4336"/>
    <w:rsid w:val="007C5858"/>
    <w:rsid w:val="007C6AE2"/>
    <w:rsid w:val="007D47C5"/>
    <w:rsid w:val="007D77CF"/>
    <w:rsid w:val="007E01B9"/>
    <w:rsid w:val="007E097D"/>
    <w:rsid w:val="007E1F24"/>
    <w:rsid w:val="007E3F3A"/>
    <w:rsid w:val="008038AC"/>
    <w:rsid w:val="00806356"/>
    <w:rsid w:val="00824AFB"/>
    <w:rsid w:val="00835130"/>
    <w:rsid w:val="00843F61"/>
    <w:rsid w:val="00846419"/>
    <w:rsid w:val="0085492B"/>
    <w:rsid w:val="00856EBC"/>
    <w:rsid w:val="00857EAA"/>
    <w:rsid w:val="00861183"/>
    <w:rsid w:val="00872CEF"/>
    <w:rsid w:val="00872E27"/>
    <w:rsid w:val="00872FC8"/>
    <w:rsid w:val="00875FAE"/>
    <w:rsid w:val="0087665D"/>
    <w:rsid w:val="0087792E"/>
    <w:rsid w:val="00883542"/>
    <w:rsid w:val="00883A5F"/>
    <w:rsid w:val="00891043"/>
    <w:rsid w:val="00896DB9"/>
    <w:rsid w:val="008B1FCE"/>
    <w:rsid w:val="008B5D47"/>
    <w:rsid w:val="008B6A9A"/>
    <w:rsid w:val="008C6AC0"/>
    <w:rsid w:val="008E41BB"/>
    <w:rsid w:val="008F0A47"/>
    <w:rsid w:val="008F7E2B"/>
    <w:rsid w:val="00900D02"/>
    <w:rsid w:val="00901104"/>
    <w:rsid w:val="00902DDA"/>
    <w:rsid w:val="00907905"/>
    <w:rsid w:val="00910095"/>
    <w:rsid w:val="00910267"/>
    <w:rsid w:val="0091035B"/>
    <w:rsid w:val="009201C7"/>
    <w:rsid w:val="00920FCE"/>
    <w:rsid w:val="00934AAC"/>
    <w:rsid w:val="0093660F"/>
    <w:rsid w:val="009416FE"/>
    <w:rsid w:val="009429D3"/>
    <w:rsid w:val="009437DA"/>
    <w:rsid w:val="00945DEE"/>
    <w:rsid w:val="0095193D"/>
    <w:rsid w:val="009539F7"/>
    <w:rsid w:val="0096434C"/>
    <w:rsid w:val="009721C4"/>
    <w:rsid w:val="00977843"/>
    <w:rsid w:val="0098183A"/>
    <w:rsid w:val="00992337"/>
    <w:rsid w:val="00994161"/>
    <w:rsid w:val="00997E06"/>
    <w:rsid w:val="009A04E6"/>
    <w:rsid w:val="009A5A5C"/>
    <w:rsid w:val="009B2A3F"/>
    <w:rsid w:val="009B2E8A"/>
    <w:rsid w:val="009C6EE6"/>
    <w:rsid w:val="009D30AB"/>
    <w:rsid w:val="009D4D59"/>
    <w:rsid w:val="009D622E"/>
    <w:rsid w:val="009E3C87"/>
    <w:rsid w:val="009E3DAA"/>
    <w:rsid w:val="009E48E3"/>
    <w:rsid w:val="009F324C"/>
    <w:rsid w:val="009F3B05"/>
    <w:rsid w:val="009F55CB"/>
    <w:rsid w:val="00A10B33"/>
    <w:rsid w:val="00A20031"/>
    <w:rsid w:val="00A263B1"/>
    <w:rsid w:val="00A27328"/>
    <w:rsid w:val="00A3074A"/>
    <w:rsid w:val="00A40B46"/>
    <w:rsid w:val="00A40E91"/>
    <w:rsid w:val="00A466B8"/>
    <w:rsid w:val="00A50DD2"/>
    <w:rsid w:val="00A63590"/>
    <w:rsid w:val="00A67C04"/>
    <w:rsid w:val="00A70217"/>
    <w:rsid w:val="00A704A3"/>
    <w:rsid w:val="00A83337"/>
    <w:rsid w:val="00A834D1"/>
    <w:rsid w:val="00A858A8"/>
    <w:rsid w:val="00A86DAE"/>
    <w:rsid w:val="00A96383"/>
    <w:rsid w:val="00AA1F3D"/>
    <w:rsid w:val="00AB1253"/>
    <w:rsid w:val="00AB1B5E"/>
    <w:rsid w:val="00AB3367"/>
    <w:rsid w:val="00AB680A"/>
    <w:rsid w:val="00AB746C"/>
    <w:rsid w:val="00AC7B9F"/>
    <w:rsid w:val="00AE0060"/>
    <w:rsid w:val="00AE4FB5"/>
    <w:rsid w:val="00AE511A"/>
    <w:rsid w:val="00AF0D2B"/>
    <w:rsid w:val="00AF10A9"/>
    <w:rsid w:val="00AF28FC"/>
    <w:rsid w:val="00AF6CDB"/>
    <w:rsid w:val="00B007C0"/>
    <w:rsid w:val="00B03C79"/>
    <w:rsid w:val="00B055A0"/>
    <w:rsid w:val="00B1593A"/>
    <w:rsid w:val="00B226B4"/>
    <w:rsid w:val="00B24780"/>
    <w:rsid w:val="00B32CA9"/>
    <w:rsid w:val="00B37DB4"/>
    <w:rsid w:val="00B4493E"/>
    <w:rsid w:val="00B4554C"/>
    <w:rsid w:val="00B456FE"/>
    <w:rsid w:val="00B46A8A"/>
    <w:rsid w:val="00B507DB"/>
    <w:rsid w:val="00B64895"/>
    <w:rsid w:val="00B65DA1"/>
    <w:rsid w:val="00B76836"/>
    <w:rsid w:val="00B814D6"/>
    <w:rsid w:val="00B81ED1"/>
    <w:rsid w:val="00B9117B"/>
    <w:rsid w:val="00B92091"/>
    <w:rsid w:val="00BA6AE3"/>
    <w:rsid w:val="00BB437A"/>
    <w:rsid w:val="00BB7392"/>
    <w:rsid w:val="00BC19F0"/>
    <w:rsid w:val="00BC276F"/>
    <w:rsid w:val="00BC6A5C"/>
    <w:rsid w:val="00BD0AA1"/>
    <w:rsid w:val="00BD10AA"/>
    <w:rsid w:val="00BE52CE"/>
    <w:rsid w:val="00BE61D6"/>
    <w:rsid w:val="00C22A80"/>
    <w:rsid w:val="00C2399F"/>
    <w:rsid w:val="00C34BBB"/>
    <w:rsid w:val="00C3519E"/>
    <w:rsid w:val="00C4299C"/>
    <w:rsid w:val="00C507B3"/>
    <w:rsid w:val="00C51EDA"/>
    <w:rsid w:val="00C63221"/>
    <w:rsid w:val="00C63B23"/>
    <w:rsid w:val="00C86D3A"/>
    <w:rsid w:val="00C9060A"/>
    <w:rsid w:val="00C90AAD"/>
    <w:rsid w:val="00C94B92"/>
    <w:rsid w:val="00C94F45"/>
    <w:rsid w:val="00CA79A7"/>
    <w:rsid w:val="00CB4B8D"/>
    <w:rsid w:val="00CB6B5C"/>
    <w:rsid w:val="00CD4118"/>
    <w:rsid w:val="00CD5F21"/>
    <w:rsid w:val="00CD6243"/>
    <w:rsid w:val="00CF007B"/>
    <w:rsid w:val="00D02AFC"/>
    <w:rsid w:val="00D03C10"/>
    <w:rsid w:val="00D12558"/>
    <w:rsid w:val="00D25A55"/>
    <w:rsid w:val="00D3067C"/>
    <w:rsid w:val="00D3139D"/>
    <w:rsid w:val="00D42B6D"/>
    <w:rsid w:val="00D431FF"/>
    <w:rsid w:val="00D43CCD"/>
    <w:rsid w:val="00D4564F"/>
    <w:rsid w:val="00D55E70"/>
    <w:rsid w:val="00D56935"/>
    <w:rsid w:val="00D63044"/>
    <w:rsid w:val="00D65E79"/>
    <w:rsid w:val="00D703C3"/>
    <w:rsid w:val="00D758C6"/>
    <w:rsid w:val="00D80F9A"/>
    <w:rsid w:val="00D9339D"/>
    <w:rsid w:val="00D94C2A"/>
    <w:rsid w:val="00D96043"/>
    <w:rsid w:val="00DA3CCB"/>
    <w:rsid w:val="00DB58FA"/>
    <w:rsid w:val="00DC63D9"/>
    <w:rsid w:val="00DD2C34"/>
    <w:rsid w:val="00DE1271"/>
    <w:rsid w:val="00DE39F2"/>
    <w:rsid w:val="00DE7553"/>
    <w:rsid w:val="00DF1080"/>
    <w:rsid w:val="00DF2DDE"/>
    <w:rsid w:val="00DF3C1E"/>
    <w:rsid w:val="00E0098B"/>
    <w:rsid w:val="00E0636A"/>
    <w:rsid w:val="00E066F7"/>
    <w:rsid w:val="00E07795"/>
    <w:rsid w:val="00E26E65"/>
    <w:rsid w:val="00E27821"/>
    <w:rsid w:val="00E321D6"/>
    <w:rsid w:val="00E44558"/>
    <w:rsid w:val="00E50DF6"/>
    <w:rsid w:val="00E50E24"/>
    <w:rsid w:val="00E51EFD"/>
    <w:rsid w:val="00E55D81"/>
    <w:rsid w:val="00E56091"/>
    <w:rsid w:val="00E627C9"/>
    <w:rsid w:val="00E71C7D"/>
    <w:rsid w:val="00E727DC"/>
    <w:rsid w:val="00E826A2"/>
    <w:rsid w:val="00E8442A"/>
    <w:rsid w:val="00E8691B"/>
    <w:rsid w:val="00E8728D"/>
    <w:rsid w:val="00E93CB5"/>
    <w:rsid w:val="00E96C6D"/>
    <w:rsid w:val="00E97402"/>
    <w:rsid w:val="00EA03CB"/>
    <w:rsid w:val="00EA10B7"/>
    <w:rsid w:val="00EA1F01"/>
    <w:rsid w:val="00EA4BC2"/>
    <w:rsid w:val="00EB4AE7"/>
    <w:rsid w:val="00EC2950"/>
    <w:rsid w:val="00EC2D89"/>
    <w:rsid w:val="00ED6C73"/>
    <w:rsid w:val="00EE090C"/>
    <w:rsid w:val="00EE39F5"/>
    <w:rsid w:val="00EE49A8"/>
    <w:rsid w:val="00EF5581"/>
    <w:rsid w:val="00EF79B2"/>
    <w:rsid w:val="00F015A8"/>
    <w:rsid w:val="00F06A6F"/>
    <w:rsid w:val="00F1529A"/>
    <w:rsid w:val="00F15F0B"/>
    <w:rsid w:val="00F21786"/>
    <w:rsid w:val="00F24059"/>
    <w:rsid w:val="00F26621"/>
    <w:rsid w:val="00F27CFA"/>
    <w:rsid w:val="00F33AA9"/>
    <w:rsid w:val="00F41CB8"/>
    <w:rsid w:val="00F41D99"/>
    <w:rsid w:val="00F452E0"/>
    <w:rsid w:val="00F47BE9"/>
    <w:rsid w:val="00F555A0"/>
    <w:rsid w:val="00F61EF8"/>
    <w:rsid w:val="00F62AD1"/>
    <w:rsid w:val="00F65266"/>
    <w:rsid w:val="00F71418"/>
    <w:rsid w:val="00F740B8"/>
    <w:rsid w:val="00F80BF4"/>
    <w:rsid w:val="00F82178"/>
    <w:rsid w:val="00F83AE2"/>
    <w:rsid w:val="00F840BF"/>
    <w:rsid w:val="00F86D23"/>
    <w:rsid w:val="00F87E04"/>
    <w:rsid w:val="00F95054"/>
    <w:rsid w:val="00FA077E"/>
    <w:rsid w:val="00FA5C99"/>
    <w:rsid w:val="00FA7025"/>
    <w:rsid w:val="00FB2C73"/>
    <w:rsid w:val="00FB2E8B"/>
    <w:rsid w:val="00FB37B7"/>
    <w:rsid w:val="00FB5654"/>
    <w:rsid w:val="00FB714C"/>
    <w:rsid w:val="00FD03D9"/>
    <w:rsid w:val="00FD1BB2"/>
    <w:rsid w:val="00FD5E58"/>
    <w:rsid w:val="00FE03A2"/>
    <w:rsid w:val="00FE5AF7"/>
    <w:rsid w:val="00FF168A"/>
    <w:rsid w:val="00FF5E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2A1705"/>
  <w15:docId w15:val="{8E4ADFE6-16F3-4770-B27D-718411253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0"/>
    <w:pPr>
      <w:autoSpaceDE w:val="0"/>
      <w:autoSpaceDN w:val="0"/>
    </w:pPr>
    <w:rPr>
      <w:lang w:val="es-ES" w:eastAsia="en-US"/>
    </w:rPr>
  </w:style>
  <w:style w:type="paragraph" w:styleId="Ttulo1">
    <w:name w:val="heading 1"/>
    <w:basedOn w:val="Normal"/>
    <w:next w:val="Normal"/>
    <w:qFormat/>
    <w:rsid w:val="00C22A80"/>
    <w:pPr>
      <w:keepNext/>
      <w:numPr>
        <w:numId w:val="1"/>
      </w:numPr>
      <w:spacing w:before="240" w:after="80"/>
      <w:jc w:val="center"/>
      <w:outlineLvl w:val="0"/>
    </w:pPr>
    <w:rPr>
      <w:smallCaps/>
      <w:kern w:val="28"/>
    </w:rPr>
  </w:style>
  <w:style w:type="paragraph" w:styleId="Ttulo2">
    <w:name w:val="heading 2"/>
    <w:basedOn w:val="Normal"/>
    <w:next w:val="Normal"/>
    <w:qFormat/>
    <w:rsid w:val="00C22A80"/>
    <w:pPr>
      <w:keepNext/>
      <w:numPr>
        <w:ilvl w:val="1"/>
        <w:numId w:val="1"/>
      </w:numPr>
      <w:spacing w:before="120" w:after="60"/>
      <w:ind w:left="144"/>
      <w:outlineLvl w:val="1"/>
    </w:pPr>
    <w:rPr>
      <w:i/>
      <w:iCs/>
    </w:rPr>
  </w:style>
  <w:style w:type="paragraph" w:styleId="Ttulo3">
    <w:name w:val="heading 3"/>
    <w:basedOn w:val="Normal"/>
    <w:next w:val="Normal"/>
    <w:qFormat/>
    <w:rsid w:val="00C22A80"/>
    <w:pPr>
      <w:keepNext/>
      <w:numPr>
        <w:ilvl w:val="2"/>
        <w:numId w:val="1"/>
      </w:numPr>
      <w:ind w:left="288"/>
      <w:outlineLvl w:val="2"/>
    </w:pPr>
    <w:rPr>
      <w:i/>
      <w:iCs/>
    </w:rPr>
  </w:style>
  <w:style w:type="paragraph" w:styleId="Ttulo4">
    <w:name w:val="heading 4"/>
    <w:basedOn w:val="Normal"/>
    <w:next w:val="Normal"/>
    <w:qFormat/>
    <w:rsid w:val="00C22A80"/>
    <w:pPr>
      <w:keepNext/>
      <w:numPr>
        <w:ilvl w:val="3"/>
        <w:numId w:val="1"/>
      </w:numPr>
      <w:spacing w:before="240" w:after="60"/>
      <w:outlineLvl w:val="3"/>
    </w:pPr>
    <w:rPr>
      <w:i/>
      <w:iCs/>
      <w:sz w:val="18"/>
      <w:szCs w:val="18"/>
    </w:rPr>
  </w:style>
  <w:style w:type="paragraph" w:styleId="Ttulo5">
    <w:name w:val="heading 5"/>
    <w:basedOn w:val="Normal"/>
    <w:next w:val="Normal"/>
    <w:qFormat/>
    <w:rsid w:val="00C22A80"/>
    <w:pPr>
      <w:numPr>
        <w:ilvl w:val="4"/>
        <w:numId w:val="1"/>
      </w:numPr>
      <w:spacing w:before="240" w:after="60"/>
      <w:outlineLvl w:val="4"/>
    </w:pPr>
    <w:rPr>
      <w:sz w:val="18"/>
      <w:szCs w:val="18"/>
    </w:rPr>
  </w:style>
  <w:style w:type="paragraph" w:styleId="Ttulo6">
    <w:name w:val="heading 6"/>
    <w:basedOn w:val="Normal"/>
    <w:next w:val="Normal"/>
    <w:qFormat/>
    <w:rsid w:val="00C22A80"/>
    <w:pPr>
      <w:numPr>
        <w:ilvl w:val="5"/>
        <w:numId w:val="1"/>
      </w:numPr>
      <w:spacing w:before="240" w:after="60"/>
      <w:outlineLvl w:val="5"/>
    </w:pPr>
    <w:rPr>
      <w:i/>
      <w:iCs/>
      <w:sz w:val="16"/>
      <w:szCs w:val="16"/>
    </w:rPr>
  </w:style>
  <w:style w:type="paragraph" w:styleId="Ttulo7">
    <w:name w:val="heading 7"/>
    <w:basedOn w:val="Normal"/>
    <w:next w:val="Normal"/>
    <w:qFormat/>
    <w:rsid w:val="00C22A80"/>
    <w:pPr>
      <w:numPr>
        <w:ilvl w:val="6"/>
        <w:numId w:val="1"/>
      </w:numPr>
      <w:spacing w:before="240" w:after="60"/>
      <w:outlineLvl w:val="6"/>
    </w:pPr>
    <w:rPr>
      <w:sz w:val="16"/>
      <w:szCs w:val="16"/>
    </w:rPr>
  </w:style>
  <w:style w:type="paragraph" w:styleId="Ttulo8">
    <w:name w:val="heading 8"/>
    <w:basedOn w:val="Normal"/>
    <w:next w:val="Normal"/>
    <w:qFormat/>
    <w:rsid w:val="00C22A80"/>
    <w:pPr>
      <w:numPr>
        <w:ilvl w:val="7"/>
        <w:numId w:val="1"/>
      </w:numPr>
      <w:spacing w:before="240" w:after="60"/>
      <w:outlineLvl w:val="7"/>
    </w:pPr>
    <w:rPr>
      <w:i/>
      <w:iCs/>
      <w:sz w:val="16"/>
      <w:szCs w:val="16"/>
    </w:rPr>
  </w:style>
  <w:style w:type="paragraph" w:styleId="Ttulo9">
    <w:name w:val="heading 9"/>
    <w:basedOn w:val="Normal"/>
    <w:next w:val="Normal"/>
    <w:qFormat/>
    <w:rsid w:val="00C22A8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C22A80"/>
    <w:pPr>
      <w:spacing w:before="20"/>
      <w:ind w:firstLine="202"/>
      <w:jc w:val="both"/>
    </w:pPr>
    <w:rPr>
      <w:b/>
      <w:bCs/>
      <w:sz w:val="18"/>
      <w:szCs w:val="18"/>
    </w:rPr>
  </w:style>
  <w:style w:type="paragraph" w:customStyle="1" w:styleId="Authors">
    <w:name w:val="Authors"/>
    <w:basedOn w:val="Normal"/>
    <w:next w:val="Normal"/>
    <w:rsid w:val="00C22A80"/>
    <w:pPr>
      <w:framePr w:w="9072" w:hSpace="187" w:vSpace="187" w:wrap="notBeside" w:vAnchor="text" w:hAnchor="page" w:xAlign="center" w:y="1"/>
      <w:spacing w:after="320"/>
      <w:jc w:val="center"/>
    </w:pPr>
    <w:rPr>
      <w:sz w:val="22"/>
      <w:szCs w:val="22"/>
    </w:rPr>
  </w:style>
  <w:style w:type="character" w:customStyle="1" w:styleId="MemberType">
    <w:name w:val="MemberType"/>
    <w:rsid w:val="00C22A80"/>
    <w:rPr>
      <w:rFonts w:ascii="Times New Roman" w:hAnsi="Times New Roman" w:cs="Times New Roman"/>
      <w:i/>
      <w:iCs/>
      <w:sz w:val="22"/>
      <w:szCs w:val="22"/>
    </w:rPr>
  </w:style>
  <w:style w:type="paragraph" w:styleId="Puesto">
    <w:name w:val="Title"/>
    <w:basedOn w:val="Normal"/>
    <w:next w:val="Normal"/>
    <w:qFormat/>
    <w:rsid w:val="00C22A80"/>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C22A80"/>
    <w:pPr>
      <w:ind w:firstLine="202"/>
      <w:jc w:val="both"/>
    </w:pPr>
    <w:rPr>
      <w:sz w:val="16"/>
      <w:szCs w:val="16"/>
    </w:rPr>
  </w:style>
  <w:style w:type="paragraph" w:customStyle="1" w:styleId="References">
    <w:name w:val="References"/>
    <w:basedOn w:val="Normal"/>
    <w:rsid w:val="00C22A80"/>
    <w:pPr>
      <w:numPr>
        <w:numId w:val="12"/>
      </w:numPr>
      <w:jc w:val="both"/>
    </w:pPr>
    <w:rPr>
      <w:sz w:val="16"/>
      <w:szCs w:val="16"/>
    </w:rPr>
  </w:style>
  <w:style w:type="paragraph" w:customStyle="1" w:styleId="IndexTerms">
    <w:name w:val="IndexTerms"/>
    <w:basedOn w:val="Normal"/>
    <w:next w:val="Normal"/>
    <w:rsid w:val="00C22A80"/>
    <w:pPr>
      <w:ind w:firstLine="202"/>
      <w:jc w:val="both"/>
    </w:pPr>
    <w:rPr>
      <w:b/>
      <w:bCs/>
      <w:sz w:val="18"/>
      <w:szCs w:val="18"/>
    </w:rPr>
  </w:style>
  <w:style w:type="character" w:styleId="Refdenotaalpie">
    <w:name w:val="footnote reference"/>
    <w:semiHidden/>
    <w:rsid w:val="00C22A80"/>
    <w:rPr>
      <w:vertAlign w:val="superscript"/>
    </w:rPr>
  </w:style>
  <w:style w:type="paragraph" w:styleId="Piedepgina">
    <w:name w:val="footer"/>
    <w:basedOn w:val="Normal"/>
    <w:rsid w:val="00C22A80"/>
    <w:pPr>
      <w:tabs>
        <w:tab w:val="center" w:pos="4320"/>
        <w:tab w:val="right" w:pos="8640"/>
      </w:tabs>
    </w:pPr>
  </w:style>
  <w:style w:type="paragraph" w:customStyle="1" w:styleId="Text">
    <w:name w:val="Text"/>
    <w:basedOn w:val="Normal"/>
    <w:rsid w:val="00C22A80"/>
    <w:pPr>
      <w:widowControl w:val="0"/>
      <w:spacing w:line="252" w:lineRule="auto"/>
      <w:ind w:firstLine="202"/>
      <w:jc w:val="both"/>
    </w:pPr>
  </w:style>
  <w:style w:type="paragraph" w:customStyle="1" w:styleId="FigureCaption">
    <w:name w:val="Figure Caption"/>
    <w:basedOn w:val="Normal"/>
    <w:rsid w:val="00C22A80"/>
    <w:pPr>
      <w:jc w:val="both"/>
    </w:pPr>
    <w:rPr>
      <w:sz w:val="16"/>
      <w:szCs w:val="16"/>
    </w:rPr>
  </w:style>
  <w:style w:type="paragraph" w:customStyle="1" w:styleId="TableTitle">
    <w:name w:val="Table Title"/>
    <w:basedOn w:val="Normal"/>
    <w:rsid w:val="00C22A80"/>
    <w:pPr>
      <w:jc w:val="center"/>
    </w:pPr>
    <w:rPr>
      <w:smallCaps/>
      <w:sz w:val="16"/>
      <w:szCs w:val="16"/>
    </w:rPr>
  </w:style>
  <w:style w:type="paragraph" w:customStyle="1" w:styleId="ReferenceHead">
    <w:name w:val="Reference Head"/>
    <w:basedOn w:val="Ttulo1"/>
    <w:rsid w:val="00C22A80"/>
    <w:pPr>
      <w:numPr>
        <w:numId w:val="0"/>
      </w:numPr>
    </w:pPr>
  </w:style>
  <w:style w:type="paragraph" w:styleId="Encabezado">
    <w:name w:val="header"/>
    <w:basedOn w:val="Normal"/>
    <w:rsid w:val="00C22A80"/>
    <w:pPr>
      <w:tabs>
        <w:tab w:val="center" w:pos="4320"/>
        <w:tab w:val="right" w:pos="8640"/>
      </w:tabs>
    </w:pPr>
  </w:style>
  <w:style w:type="paragraph" w:customStyle="1" w:styleId="Equation">
    <w:name w:val="Equation"/>
    <w:basedOn w:val="Normal"/>
    <w:next w:val="Normal"/>
    <w:rsid w:val="00C22A80"/>
    <w:pPr>
      <w:widowControl w:val="0"/>
      <w:tabs>
        <w:tab w:val="right" w:pos="5040"/>
      </w:tabs>
      <w:spacing w:line="252" w:lineRule="auto"/>
      <w:jc w:val="both"/>
    </w:pPr>
  </w:style>
  <w:style w:type="character" w:styleId="Hipervnculo">
    <w:name w:val="Hyperlink"/>
    <w:rsid w:val="00C22A80"/>
    <w:rPr>
      <w:color w:val="0000FF"/>
      <w:u w:val="single"/>
    </w:rPr>
  </w:style>
  <w:style w:type="character" w:styleId="Hipervnculovisitado">
    <w:name w:val="FollowedHyperlink"/>
    <w:rsid w:val="00C22A80"/>
    <w:rPr>
      <w:color w:val="800080"/>
      <w:u w:val="single"/>
    </w:rPr>
  </w:style>
  <w:style w:type="paragraph" w:styleId="Sangradetextonormal">
    <w:name w:val="Body Text Indent"/>
    <w:basedOn w:val="Normal"/>
    <w:rsid w:val="00C22A80"/>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63606B"/>
    <w:rPr>
      <w:rFonts w:ascii="Tahoma" w:hAnsi="Tahoma" w:cs="Tahoma"/>
      <w:sz w:val="16"/>
      <w:szCs w:val="16"/>
    </w:rPr>
  </w:style>
  <w:style w:type="character" w:customStyle="1" w:styleId="TextodegloboCar">
    <w:name w:val="Texto de globo Car"/>
    <w:basedOn w:val="Fuentedeprrafopredeter"/>
    <w:link w:val="Textodeglobo"/>
    <w:rsid w:val="0063606B"/>
    <w:rPr>
      <w:rFonts w:ascii="Tahoma" w:hAnsi="Tahoma" w:cs="Tahoma"/>
      <w:sz w:val="16"/>
      <w:szCs w:val="16"/>
      <w:lang w:val="es-ES" w:eastAsia="en-US"/>
    </w:rPr>
  </w:style>
  <w:style w:type="paragraph" w:styleId="Prrafodelista">
    <w:name w:val="List Paragraph"/>
    <w:basedOn w:val="Normal"/>
    <w:uiPriority w:val="34"/>
    <w:qFormat/>
    <w:rsid w:val="00F71418"/>
    <w:pPr>
      <w:autoSpaceDE/>
      <w:autoSpaceDN/>
      <w:spacing w:after="200" w:line="276" w:lineRule="auto"/>
      <w:ind w:left="720"/>
      <w:contextualSpacing/>
    </w:pPr>
    <w:rPr>
      <w:rFonts w:ascii="Calibri" w:eastAsia="Calibri" w:hAnsi="Calibri"/>
      <w:sz w:val="22"/>
      <w:szCs w:val="22"/>
      <w:lang w:val="es-CO"/>
    </w:rPr>
  </w:style>
  <w:style w:type="table" w:customStyle="1" w:styleId="Sombreadoclaro1">
    <w:name w:val="Sombreado claro1"/>
    <w:basedOn w:val="Tablanormal"/>
    <w:uiPriority w:val="60"/>
    <w:rsid w:val="0019296B"/>
    <w:pPr>
      <w:ind w:left="714" w:hanging="357"/>
      <w:jc w:val="both"/>
    </w:pPr>
    <w:rPr>
      <w:rFonts w:ascii="Calibri" w:eastAsia="Calibri" w:hAnsi="Calibr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2">
    <w:name w:val="Sombreado claro2"/>
    <w:basedOn w:val="Tablanormal"/>
    <w:uiPriority w:val="60"/>
    <w:rsid w:val="00AE511A"/>
    <w:pPr>
      <w:ind w:left="714" w:hanging="357"/>
      <w:jc w:val="both"/>
    </w:pPr>
    <w:rPr>
      <w:rFonts w:ascii="Calibri" w:eastAsia="Calibri" w:hAnsi="Calibr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Textodelmarcadordeposicin">
    <w:name w:val="Placeholder Text"/>
    <w:basedOn w:val="Fuentedeprrafopredeter"/>
    <w:uiPriority w:val="99"/>
    <w:semiHidden/>
    <w:rsid w:val="00DB58FA"/>
    <w:rPr>
      <w:color w:val="808080"/>
    </w:rPr>
  </w:style>
  <w:style w:type="table" w:styleId="Tablaconcuadrcula">
    <w:name w:val="Table Grid"/>
    <w:basedOn w:val="Tablanormal"/>
    <w:uiPriority w:val="39"/>
    <w:rsid w:val="00AB680A"/>
    <w:rPr>
      <w:rFonts w:asciiTheme="minorHAnsi" w:eastAsiaTheme="minorHAnsi" w:hAnsiTheme="minorHAnsi" w:cstheme="minorBidi"/>
      <w:sz w:val="22"/>
      <w:szCs w:val="22"/>
      <w:lang w:val="es-CO"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semiHidden/>
    <w:unhideWhenUsed/>
    <w:rsid w:val="00444897"/>
    <w:rPr>
      <w:sz w:val="16"/>
      <w:szCs w:val="16"/>
    </w:rPr>
  </w:style>
  <w:style w:type="paragraph" w:styleId="Textocomentario">
    <w:name w:val="annotation text"/>
    <w:basedOn w:val="Normal"/>
    <w:link w:val="TextocomentarioCar"/>
    <w:semiHidden/>
    <w:unhideWhenUsed/>
    <w:rsid w:val="00444897"/>
  </w:style>
  <w:style w:type="character" w:customStyle="1" w:styleId="TextocomentarioCar">
    <w:name w:val="Texto comentario Car"/>
    <w:basedOn w:val="Fuentedeprrafopredeter"/>
    <w:link w:val="Textocomentario"/>
    <w:semiHidden/>
    <w:rsid w:val="00444897"/>
    <w:rPr>
      <w:lang w:val="es-ES" w:eastAsia="en-US"/>
    </w:rPr>
  </w:style>
  <w:style w:type="paragraph" w:styleId="Asuntodelcomentario">
    <w:name w:val="annotation subject"/>
    <w:basedOn w:val="Textocomentario"/>
    <w:next w:val="Textocomentario"/>
    <w:link w:val="AsuntodelcomentarioCar"/>
    <w:semiHidden/>
    <w:unhideWhenUsed/>
    <w:rsid w:val="00444897"/>
    <w:rPr>
      <w:b/>
      <w:bCs/>
    </w:rPr>
  </w:style>
  <w:style w:type="character" w:customStyle="1" w:styleId="AsuntodelcomentarioCar">
    <w:name w:val="Asunto del comentario Car"/>
    <w:basedOn w:val="TextocomentarioCar"/>
    <w:link w:val="Asuntodelcomentario"/>
    <w:semiHidden/>
    <w:rsid w:val="00444897"/>
    <w:rPr>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8540A-035E-4D2E-9806-70BAB1C77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8</Pages>
  <Words>3065</Words>
  <Characters>16859</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19885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Gerardo Lopez</cp:lastModifiedBy>
  <cp:revision>13</cp:revision>
  <cp:lastPrinted>2007-05-08T11:48:00Z</cp:lastPrinted>
  <dcterms:created xsi:type="dcterms:W3CDTF">2016-03-28T00:09:00Z</dcterms:created>
  <dcterms:modified xsi:type="dcterms:W3CDTF">2016-04-03T16:19:00Z</dcterms:modified>
</cp:coreProperties>
</file>